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A5412" w:rsidRPr="001B7C41" w:rsidRDefault="00BA5412">
      <w:pPr>
        <w:widowControl w:val="0"/>
        <w:pBdr>
          <w:top w:val="nil"/>
          <w:left w:val="nil"/>
          <w:bottom w:val="nil"/>
          <w:right w:val="nil"/>
          <w:between w:val="nil"/>
        </w:pBdr>
      </w:pPr>
    </w:p>
    <w:tbl>
      <w:tblPr>
        <w:tblStyle w:val="aff0"/>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EA4D5F" w:rsidRPr="00EA4D5F" w14:paraId="73A0ABB9" w14:textId="77777777">
        <w:trPr>
          <w:trHeight w:val="340"/>
        </w:trPr>
        <w:tc>
          <w:tcPr>
            <w:tcW w:w="3066" w:type="dxa"/>
            <w:shd w:val="clear" w:color="auto" w:fill="8DB3E2"/>
            <w:vAlign w:val="center"/>
          </w:tcPr>
          <w:p w14:paraId="00000002" w14:textId="77777777" w:rsidR="00BA5412" w:rsidRPr="00EA4D5F" w:rsidRDefault="002115D9">
            <w:r w:rsidRPr="00EA4D5F">
              <w:t>PPROGRAMA DE FORMACIÓN</w:t>
            </w:r>
          </w:p>
        </w:tc>
        <w:tc>
          <w:tcPr>
            <w:tcW w:w="10356" w:type="dxa"/>
            <w:vAlign w:val="center"/>
          </w:tcPr>
          <w:p w14:paraId="00000003" w14:textId="15DF6AA3" w:rsidR="00BA5412" w:rsidRPr="001B7C41" w:rsidRDefault="00EC7F5C">
            <w:r w:rsidRPr="00EA4D5F">
              <w:t>Procesos de producción panelera</w:t>
            </w:r>
          </w:p>
        </w:tc>
      </w:tr>
    </w:tbl>
    <w:p w14:paraId="00000004" w14:textId="77777777" w:rsidR="00BA5412" w:rsidRPr="00EA4D5F" w:rsidRDefault="00BA5412"/>
    <w:tbl>
      <w:tblPr>
        <w:tblStyle w:val="a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EA4D5F" w:rsidRPr="00EA4D5F" w14:paraId="75E8DBA1" w14:textId="77777777">
        <w:trPr>
          <w:trHeight w:val="340"/>
        </w:trPr>
        <w:tc>
          <w:tcPr>
            <w:tcW w:w="1830" w:type="dxa"/>
            <w:shd w:val="clear" w:color="auto" w:fill="8DB3E2"/>
            <w:vAlign w:val="center"/>
          </w:tcPr>
          <w:p w14:paraId="00000005" w14:textId="77777777" w:rsidR="00BA5412" w:rsidRPr="00EA4D5F" w:rsidRDefault="002115D9">
            <w:r w:rsidRPr="00EA4D5F">
              <w:t>COMPETENCIA</w:t>
            </w:r>
          </w:p>
        </w:tc>
        <w:tc>
          <w:tcPr>
            <w:tcW w:w="2501" w:type="dxa"/>
            <w:vAlign w:val="center"/>
          </w:tcPr>
          <w:p w14:paraId="00000006" w14:textId="370ABB45" w:rsidR="00BA5412" w:rsidRPr="00EA4D5F" w:rsidRDefault="002115D9">
            <w:r w:rsidRPr="00EA4D5F">
              <w:t>270413024</w:t>
            </w:r>
            <w:r w:rsidR="00EC7F5C" w:rsidRPr="00EA4D5F">
              <w:t>.</w:t>
            </w:r>
            <w:r w:rsidRPr="00EA4D5F">
              <w:t xml:space="preserve"> </w:t>
            </w:r>
            <w:r w:rsidR="00EC7F5C" w:rsidRPr="00EA4D5F">
              <w:t>C</w:t>
            </w:r>
            <w:r w:rsidRPr="00EA4D5F">
              <w:t>oncentración del jugo de caña</w:t>
            </w:r>
            <w:r w:rsidR="00E9048C" w:rsidRPr="00EA4D5F">
              <w:t>.</w:t>
            </w:r>
          </w:p>
        </w:tc>
        <w:tc>
          <w:tcPr>
            <w:tcW w:w="1860" w:type="dxa"/>
            <w:shd w:val="clear" w:color="auto" w:fill="8DB3E2"/>
            <w:vAlign w:val="center"/>
          </w:tcPr>
          <w:p w14:paraId="00000007" w14:textId="77777777" w:rsidR="00BA5412" w:rsidRPr="00EA4D5F" w:rsidRDefault="002115D9">
            <w:r w:rsidRPr="00EA4D5F">
              <w:t>RESULTADOS DE APRENDIZAJE</w:t>
            </w:r>
          </w:p>
        </w:tc>
        <w:tc>
          <w:tcPr>
            <w:tcW w:w="7231" w:type="dxa"/>
            <w:vAlign w:val="center"/>
          </w:tcPr>
          <w:p w14:paraId="00000008" w14:textId="77777777" w:rsidR="00BA5412" w:rsidRPr="00EA4D5F" w:rsidRDefault="002115D9">
            <w:pPr>
              <w:ind w:left="66"/>
            </w:pPr>
            <w:r w:rsidRPr="00EA4D5F">
              <w:t>270413024-03. Verificar el proceso de concentración de jugo de caña de acuerdo con parámetros técnicos y normativa.</w:t>
            </w:r>
          </w:p>
          <w:p w14:paraId="00000009" w14:textId="77777777" w:rsidR="00BA5412" w:rsidRPr="00EA4D5F" w:rsidRDefault="002115D9">
            <w:pPr>
              <w:ind w:left="66"/>
              <w:rPr>
                <w:b/>
              </w:rPr>
            </w:pPr>
            <w:r w:rsidRPr="00EA4D5F">
              <w:t>270413024-04. Ajustar el proceso de concentración de jugo de caña basado en los resultados de la verificación.</w:t>
            </w:r>
          </w:p>
        </w:tc>
      </w:tr>
    </w:tbl>
    <w:p w14:paraId="0000000A" w14:textId="77777777" w:rsidR="00BA5412" w:rsidRPr="00EA4D5F" w:rsidRDefault="00BA5412"/>
    <w:tbl>
      <w:tblPr>
        <w:tblStyle w:val="aff2"/>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EA4D5F" w:rsidRPr="00EA4D5F" w14:paraId="013EA069" w14:textId="77777777">
        <w:trPr>
          <w:trHeight w:val="340"/>
        </w:trPr>
        <w:tc>
          <w:tcPr>
            <w:tcW w:w="3066" w:type="dxa"/>
            <w:shd w:val="clear" w:color="auto" w:fill="8DB3E2"/>
            <w:vAlign w:val="center"/>
          </w:tcPr>
          <w:p w14:paraId="0000000B" w14:textId="77777777" w:rsidR="00BA5412" w:rsidRPr="00EA4D5F" w:rsidRDefault="002115D9">
            <w:r w:rsidRPr="00EA4D5F">
              <w:t>NÚMERO DEL COMPONENTE FORMATIVO</w:t>
            </w:r>
          </w:p>
        </w:tc>
        <w:tc>
          <w:tcPr>
            <w:tcW w:w="10356" w:type="dxa"/>
            <w:vAlign w:val="center"/>
          </w:tcPr>
          <w:p w14:paraId="0000000C" w14:textId="77777777" w:rsidR="00BA5412" w:rsidRPr="001B7C41" w:rsidRDefault="002115D9">
            <w:r w:rsidRPr="00EA4D5F">
              <w:t>CF6</w:t>
            </w:r>
          </w:p>
        </w:tc>
      </w:tr>
      <w:tr w:rsidR="00EA4D5F" w:rsidRPr="00EA4D5F" w14:paraId="5A9C856E" w14:textId="77777777">
        <w:trPr>
          <w:trHeight w:val="340"/>
        </w:trPr>
        <w:tc>
          <w:tcPr>
            <w:tcW w:w="3066" w:type="dxa"/>
            <w:shd w:val="clear" w:color="auto" w:fill="8DB3E2"/>
            <w:vAlign w:val="center"/>
          </w:tcPr>
          <w:p w14:paraId="0000000D" w14:textId="77777777" w:rsidR="00BA5412" w:rsidRPr="00EA4D5F" w:rsidRDefault="002115D9">
            <w:r w:rsidRPr="00EA4D5F">
              <w:t>NOMBRE DEL COMPONENTE FORMATIVO</w:t>
            </w:r>
          </w:p>
        </w:tc>
        <w:tc>
          <w:tcPr>
            <w:tcW w:w="10356" w:type="dxa"/>
            <w:vAlign w:val="center"/>
          </w:tcPr>
          <w:p w14:paraId="0000000E" w14:textId="77777777" w:rsidR="00BA5412" w:rsidRPr="00EA4D5F" w:rsidRDefault="002115D9">
            <w:r w:rsidRPr="00EA4D5F">
              <w:t>Cristalización y procedimiento de ajustes</w:t>
            </w:r>
          </w:p>
        </w:tc>
      </w:tr>
      <w:tr w:rsidR="00EA4D5F" w:rsidRPr="00EA4D5F" w14:paraId="41B7AA06" w14:textId="77777777">
        <w:trPr>
          <w:trHeight w:val="340"/>
        </w:trPr>
        <w:tc>
          <w:tcPr>
            <w:tcW w:w="3066" w:type="dxa"/>
            <w:shd w:val="clear" w:color="auto" w:fill="8DB3E2"/>
            <w:vAlign w:val="center"/>
          </w:tcPr>
          <w:p w14:paraId="0000000F" w14:textId="77777777" w:rsidR="00BA5412" w:rsidRPr="00EA4D5F" w:rsidRDefault="002115D9">
            <w:r w:rsidRPr="00EA4D5F">
              <w:t>BREVE DESCRIPCIÓN</w:t>
            </w:r>
          </w:p>
        </w:tc>
        <w:tc>
          <w:tcPr>
            <w:tcW w:w="10356" w:type="dxa"/>
            <w:vAlign w:val="center"/>
          </w:tcPr>
          <w:p w14:paraId="00000010" w14:textId="53F3A9DD" w:rsidR="00BA5412" w:rsidRPr="00EA4D5F" w:rsidRDefault="00584CFC">
            <w:r w:rsidRPr="00EA4D5F">
              <w:t xml:space="preserve">Se </w:t>
            </w:r>
            <w:r w:rsidR="006042D5" w:rsidRPr="00EA4D5F">
              <w:t xml:space="preserve">identifican </w:t>
            </w:r>
            <w:r w:rsidRPr="00EA4D5F">
              <w:t>las principales variables que afectan la calidad fisicoquímica, microbiológica y organoléptica</w:t>
            </w:r>
            <w:r w:rsidR="007A2CBE" w:rsidRPr="00EA4D5F">
              <w:t xml:space="preserve"> de la panela,</w:t>
            </w:r>
            <w:r w:rsidRPr="00EA4D5F">
              <w:t xml:space="preserve"> como producto</w:t>
            </w:r>
            <w:r w:rsidR="007A2CBE" w:rsidRPr="00EA4D5F">
              <w:t xml:space="preserve"> y</w:t>
            </w:r>
            <w:r w:rsidRPr="00EA4D5F">
              <w:t xml:space="preserve"> proceso </w:t>
            </w:r>
            <w:r w:rsidR="007A2CBE" w:rsidRPr="00EA4D5F">
              <w:t xml:space="preserve">que depende de </w:t>
            </w:r>
            <w:r w:rsidRPr="00EA4D5F">
              <w:t>variables adicionales</w:t>
            </w:r>
            <w:r w:rsidR="00B63523" w:rsidRPr="00EA4D5F">
              <w:t xml:space="preserve">, </w:t>
            </w:r>
            <w:r w:rsidR="007A2CBE" w:rsidRPr="00EA4D5F">
              <w:t>las cuales</w:t>
            </w:r>
            <w:r w:rsidR="00B63523" w:rsidRPr="00EA4D5F">
              <w:t xml:space="preserve"> algunas requieren control inicial, mientras que otras durante todo el proceso. Asimismo, se aborda</w:t>
            </w:r>
            <w:r w:rsidR="00C42C3E" w:rsidRPr="00EA4D5F">
              <w:t xml:space="preserve"> la normativa vigente y</w:t>
            </w:r>
            <w:r w:rsidR="00B63523" w:rsidRPr="00EA4D5F">
              <w:t xml:space="preserve"> las m</w:t>
            </w:r>
            <w:r w:rsidRPr="00EA4D5F">
              <w:t>edidas</w:t>
            </w:r>
            <w:r w:rsidR="00B63523" w:rsidRPr="00EA4D5F">
              <w:t xml:space="preserve"> consideradas</w:t>
            </w:r>
            <w:r w:rsidRPr="00EA4D5F">
              <w:t xml:space="preserve"> como </w:t>
            </w:r>
            <w:r w:rsidR="00B63523" w:rsidRPr="00EA4D5F">
              <w:t xml:space="preserve">de </w:t>
            </w:r>
            <w:r w:rsidRPr="00EA4D5F">
              <w:t xml:space="preserve">las </w:t>
            </w:r>
            <w:r w:rsidR="0084640D" w:rsidRPr="00EA4D5F">
              <w:t>b</w:t>
            </w:r>
            <w:r w:rsidRPr="00EA4D5F">
              <w:t xml:space="preserve">uenas </w:t>
            </w:r>
            <w:r w:rsidR="0084640D" w:rsidRPr="00EA4D5F">
              <w:t>p</w:t>
            </w:r>
            <w:r w:rsidRPr="00EA4D5F">
              <w:t xml:space="preserve">rácticas </w:t>
            </w:r>
            <w:r w:rsidR="0084640D" w:rsidRPr="00EA4D5F">
              <w:t>a</w:t>
            </w:r>
            <w:r w:rsidRPr="00EA4D5F">
              <w:t>grícolas (BPA)</w:t>
            </w:r>
            <w:r w:rsidR="001B7C41">
              <w:t xml:space="preserve"> y</w:t>
            </w:r>
            <w:r w:rsidR="00406BE6" w:rsidRPr="00EA4D5F">
              <w:t xml:space="preserve"> </w:t>
            </w:r>
            <w:r w:rsidRPr="00EA4D5F">
              <w:t>la mejora de equipos</w:t>
            </w:r>
            <w:r w:rsidR="00B63523" w:rsidRPr="00EA4D5F">
              <w:t>.</w:t>
            </w:r>
          </w:p>
        </w:tc>
      </w:tr>
      <w:tr w:rsidR="00EA4D5F" w:rsidRPr="00EA4D5F" w14:paraId="3E027E0C" w14:textId="77777777">
        <w:trPr>
          <w:trHeight w:val="340"/>
        </w:trPr>
        <w:tc>
          <w:tcPr>
            <w:tcW w:w="3066" w:type="dxa"/>
            <w:shd w:val="clear" w:color="auto" w:fill="8DB3E2"/>
            <w:vAlign w:val="center"/>
          </w:tcPr>
          <w:p w14:paraId="00000011" w14:textId="77777777" w:rsidR="00BA5412" w:rsidRPr="00EA4D5F" w:rsidRDefault="002115D9">
            <w:r w:rsidRPr="00EA4D5F">
              <w:t>PALABRAS CLAVE</w:t>
            </w:r>
          </w:p>
        </w:tc>
        <w:tc>
          <w:tcPr>
            <w:tcW w:w="10356" w:type="dxa"/>
            <w:vAlign w:val="center"/>
          </w:tcPr>
          <w:p w14:paraId="00000012" w14:textId="2BF6284C" w:rsidR="00BA5412" w:rsidRPr="00EA4D5F" w:rsidRDefault="002115D9">
            <w:r w:rsidRPr="00EA4D5F">
              <w:t xml:space="preserve">Fisicoquímica, organoléptica, buenas prácticas agronómicas, microbiológica </w:t>
            </w:r>
          </w:p>
        </w:tc>
      </w:tr>
    </w:tbl>
    <w:p w14:paraId="00000013" w14:textId="77777777" w:rsidR="00BA5412" w:rsidRPr="00EA4D5F" w:rsidRDefault="00BA5412"/>
    <w:tbl>
      <w:tblPr>
        <w:tblStyle w:val="aff3"/>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EA4D5F" w:rsidRPr="00EA4D5F" w14:paraId="00AA7259" w14:textId="77777777">
        <w:trPr>
          <w:trHeight w:val="340"/>
        </w:trPr>
        <w:tc>
          <w:tcPr>
            <w:tcW w:w="3066" w:type="dxa"/>
            <w:shd w:val="clear" w:color="auto" w:fill="8DB3E2"/>
            <w:vAlign w:val="center"/>
          </w:tcPr>
          <w:p w14:paraId="00000014" w14:textId="77777777" w:rsidR="00BA5412" w:rsidRPr="00EA4D5F" w:rsidRDefault="002115D9">
            <w:r w:rsidRPr="00EA4D5F">
              <w:t>ÁREA OCUPACIONAL</w:t>
            </w:r>
          </w:p>
        </w:tc>
        <w:tc>
          <w:tcPr>
            <w:tcW w:w="10356" w:type="dxa"/>
            <w:vAlign w:val="center"/>
          </w:tcPr>
          <w:p w14:paraId="00000015" w14:textId="1D74B318" w:rsidR="00BA5412" w:rsidRPr="00EA4D5F" w:rsidRDefault="00EC7F5C">
            <w:r w:rsidRPr="00EA4D5F">
              <w:t>Procesamiento, fabricación y ensamble</w:t>
            </w:r>
          </w:p>
        </w:tc>
      </w:tr>
      <w:tr w:rsidR="00EA4D5F" w:rsidRPr="00EA4D5F" w14:paraId="25F16799" w14:textId="77777777">
        <w:trPr>
          <w:trHeight w:val="465"/>
        </w:trPr>
        <w:tc>
          <w:tcPr>
            <w:tcW w:w="3066" w:type="dxa"/>
            <w:shd w:val="clear" w:color="auto" w:fill="8DB3E2"/>
            <w:vAlign w:val="center"/>
          </w:tcPr>
          <w:p w14:paraId="00000016" w14:textId="77777777" w:rsidR="00BA5412" w:rsidRPr="00EA4D5F" w:rsidRDefault="002115D9">
            <w:r w:rsidRPr="00EA4D5F">
              <w:t>IDIOMA</w:t>
            </w:r>
          </w:p>
        </w:tc>
        <w:tc>
          <w:tcPr>
            <w:tcW w:w="10356" w:type="dxa"/>
            <w:vAlign w:val="center"/>
          </w:tcPr>
          <w:p w14:paraId="00000017" w14:textId="77777777" w:rsidR="00BA5412" w:rsidRPr="00EA4D5F" w:rsidRDefault="002115D9">
            <w:r w:rsidRPr="00EA4D5F">
              <w:t xml:space="preserve">Español </w:t>
            </w:r>
          </w:p>
        </w:tc>
      </w:tr>
    </w:tbl>
    <w:p w14:paraId="00000018" w14:textId="77777777" w:rsidR="00BA5412" w:rsidRPr="00EA4D5F" w:rsidRDefault="00BA5412"/>
    <w:p w14:paraId="00000019" w14:textId="77777777" w:rsidR="00BA5412" w:rsidRPr="00EA4D5F" w:rsidRDefault="00BA5412"/>
    <w:p w14:paraId="0000001A" w14:textId="21075E23" w:rsidR="00BA5412" w:rsidRPr="00D65647" w:rsidRDefault="00EC7F5C" w:rsidP="00D65647">
      <w:pPr>
        <w:pStyle w:val="Ttulo1"/>
        <w:spacing w:line="240" w:lineRule="auto"/>
        <w:rPr>
          <w:b/>
          <w:bCs/>
          <w:sz w:val="22"/>
          <w:szCs w:val="22"/>
        </w:rPr>
      </w:pPr>
      <w:r w:rsidRPr="00D65647">
        <w:rPr>
          <w:b/>
          <w:bCs/>
          <w:sz w:val="22"/>
          <w:szCs w:val="22"/>
        </w:rPr>
        <w:lastRenderedPageBreak/>
        <w:t>Tabla de contenidos</w:t>
      </w:r>
    </w:p>
    <w:p w14:paraId="0000001B" w14:textId="77777777" w:rsidR="00BA5412" w:rsidRPr="00EA4D5F" w:rsidRDefault="002115D9" w:rsidP="001B7C41">
      <w:pPr>
        <w:spacing w:after="120" w:line="240" w:lineRule="auto"/>
        <w:ind w:left="284"/>
        <w:rPr>
          <w:b/>
        </w:rPr>
      </w:pPr>
      <w:r w:rsidRPr="00EA4D5F">
        <w:rPr>
          <w:b/>
        </w:rPr>
        <w:t>Introducción</w:t>
      </w:r>
    </w:p>
    <w:p w14:paraId="0B82691B" w14:textId="77777777" w:rsidR="00CA5FF3" w:rsidRDefault="002115D9" w:rsidP="00D65647">
      <w:pPr>
        <w:shd w:val="clear" w:color="auto" w:fill="FFFFFF"/>
        <w:spacing w:before="240" w:line="240" w:lineRule="auto"/>
        <w:rPr>
          <w:b/>
        </w:rPr>
      </w:pPr>
      <w:r w:rsidRPr="00EA4D5F">
        <w:rPr>
          <w:b/>
        </w:rPr>
        <w:t>1. Cristalización y tipo de productos</w:t>
      </w:r>
    </w:p>
    <w:p w14:paraId="29713775" w14:textId="77777777" w:rsidR="00CA5FF3" w:rsidRDefault="002115D9" w:rsidP="00D65647">
      <w:pPr>
        <w:shd w:val="clear" w:color="auto" w:fill="FFFFFF"/>
        <w:spacing w:before="240" w:line="240" w:lineRule="auto"/>
      </w:pPr>
      <w:r w:rsidRPr="00EA4D5F">
        <w:t>1.1. Proceso de concentración de jugo de caña (cocinar jugo)</w:t>
      </w:r>
      <w:r w:rsidR="001B7C41">
        <w:t>.</w:t>
      </w:r>
    </w:p>
    <w:p w14:paraId="05D37D6C" w14:textId="64F79BE2" w:rsidR="00CA5FF3" w:rsidRDefault="002115D9" w:rsidP="00D65647">
      <w:pPr>
        <w:shd w:val="clear" w:color="auto" w:fill="FFFFFF"/>
        <w:spacing w:before="240" w:line="240" w:lineRule="auto"/>
      </w:pPr>
      <w:r w:rsidRPr="00EA4D5F">
        <w:t>1.2. Trasiego de mieles</w:t>
      </w:r>
      <w:r w:rsidR="001B7C41">
        <w:t>.</w:t>
      </w:r>
    </w:p>
    <w:p w14:paraId="7A8B03E7" w14:textId="77777777" w:rsidR="00CA5FF3" w:rsidRDefault="002115D9" w:rsidP="00D65647">
      <w:pPr>
        <w:shd w:val="clear" w:color="auto" w:fill="FFFFFF"/>
        <w:spacing w:before="240" w:line="240" w:lineRule="auto"/>
        <w:rPr>
          <w:b/>
        </w:rPr>
      </w:pPr>
      <w:r w:rsidRPr="00EA4D5F">
        <w:t xml:space="preserve"> </w:t>
      </w:r>
      <w:r w:rsidRPr="00EA4D5F">
        <w:rPr>
          <w:b/>
        </w:rPr>
        <w:t>2. Procedimientos de ajuste</w:t>
      </w:r>
    </w:p>
    <w:p w14:paraId="1BA01070" w14:textId="77777777" w:rsidR="00CA5FF3" w:rsidRDefault="002115D9" w:rsidP="00D65647">
      <w:pPr>
        <w:shd w:val="clear" w:color="auto" w:fill="FFFFFF"/>
        <w:spacing w:before="240" w:line="240" w:lineRule="auto"/>
      </w:pPr>
      <w:r w:rsidRPr="00EA4D5F">
        <w:t>2.1. Cristalización</w:t>
      </w:r>
      <w:r w:rsidR="001B7C41">
        <w:t>.</w:t>
      </w:r>
    </w:p>
    <w:p w14:paraId="21168EDF" w14:textId="77777777" w:rsidR="00CA5FF3" w:rsidRDefault="002115D9" w:rsidP="00D65647">
      <w:pPr>
        <w:shd w:val="clear" w:color="auto" w:fill="FFFFFF"/>
        <w:spacing w:before="240" w:line="240" w:lineRule="auto"/>
      </w:pPr>
      <w:r w:rsidRPr="00EA4D5F">
        <w:t>2.2. Buenas prácticas de manufactura</w:t>
      </w:r>
      <w:r w:rsidR="001B7C41">
        <w:t>.</w:t>
      </w:r>
    </w:p>
    <w:p w14:paraId="00000022" w14:textId="120691DD" w:rsidR="00BA5412" w:rsidRPr="00EA4D5F" w:rsidRDefault="002115D9" w:rsidP="00D65647">
      <w:pPr>
        <w:shd w:val="clear" w:color="auto" w:fill="FFFFFF"/>
        <w:spacing w:before="240" w:line="240" w:lineRule="auto"/>
      </w:pPr>
      <w:r w:rsidRPr="00EA4D5F">
        <w:t>2.3   Normas sanitarias para la producción de panela</w:t>
      </w:r>
      <w:r w:rsidR="001B7C41">
        <w:t>.</w:t>
      </w:r>
    </w:p>
    <w:p w14:paraId="00000023" w14:textId="77777777" w:rsidR="00BA5412" w:rsidRPr="00EA4D5F" w:rsidRDefault="00BA5412" w:rsidP="00D65647">
      <w:pPr>
        <w:spacing w:line="240" w:lineRule="auto"/>
      </w:pPr>
    </w:p>
    <w:p w14:paraId="00000024" w14:textId="32B323F5" w:rsidR="00BA5412" w:rsidRPr="00EA4D5F" w:rsidRDefault="00EC7F5C">
      <w:pPr>
        <w:rPr>
          <w:b/>
        </w:rPr>
      </w:pPr>
      <w:r w:rsidRPr="00EA4D5F">
        <w:rPr>
          <w:b/>
        </w:rPr>
        <w:t>Introducción</w:t>
      </w:r>
    </w:p>
    <w:p w14:paraId="00000025" w14:textId="77777777" w:rsidR="00BA5412" w:rsidRPr="00EA4D5F" w:rsidRDefault="00BA5412">
      <w:bookmarkStart w:id="0" w:name="_heading=h.gjdgxs" w:colFirst="0" w:colLast="0"/>
      <w:bookmarkEnd w:id="0"/>
    </w:p>
    <w:tbl>
      <w:tblPr>
        <w:tblStyle w:val="aff4"/>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EA4D5F" w:rsidRPr="00EA4D5F" w14:paraId="392012F4" w14:textId="77777777">
        <w:trPr>
          <w:trHeight w:val="444"/>
        </w:trPr>
        <w:tc>
          <w:tcPr>
            <w:tcW w:w="13422" w:type="dxa"/>
            <w:shd w:val="clear" w:color="auto" w:fill="8DB3E2"/>
          </w:tcPr>
          <w:p w14:paraId="00000026" w14:textId="77777777" w:rsidR="00BA5412" w:rsidRPr="00EA4D5F" w:rsidRDefault="002115D9">
            <w:pPr>
              <w:pStyle w:val="Ttulo1"/>
              <w:jc w:val="center"/>
              <w:outlineLvl w:val="0"/>
              <w:rPr>
                <w:sz w:val="22"/>
                <w:szCs w:val="22"/>
              </w:rPr>
            </w:pPr>
            <w:r w:rsidRPr="00EA4D5F">
              <w:rPr>
                <w:sz w:val="22"/>
                <w:szCs w:val="22"/>
              </w:rPr>
              <w:t>Cuadro de texto</w:t>
            </w:r>
          </w:p>
        </w:tc>
      </w:tr>
      <w:tr w:rsidR="00BA5412" w:rsidRPr="00EA4D5F" w14:paraId="1E83ECBA" w14:textId="77777777">
        <w:tc>
          <w:tcPr>
            <w:tcW w:w="13422" w:type="dxa"/>
          </w:tcPr>
          <w:p w14:paraId="00000027" w14:textId="08A936A6" w:rsidR="00BA5412" w:rsidRPr="00EA4D5F" w:rsidRDefault="002115D9">
            <w:r w:rsidRPr="00EA4D5F">
              <w:t xml:space="preserve">Apreciado aprendiz, bienvenido a este </w:t>
            </w:r>
            <w:r w:rsidR="00406BE6" w:rsidRPr="00EA4D5F">
              <w:t xml:space="preserve">proceso </w:t>
            </w:r>
            <w:r w:rsidRPr="00EA4D5F">
              <w:t>de aprendizaje orientado a conocer qu</w:t>
            </w:r>
            <w:r w:rsidR="007B3BBF" w:rsidRPr="00EA4D5F">
              <w:t>é</w:t>
            </w:r>
            <w:r w:rsidRPr="00EA4D5F">
              <w:t xml:space="preserve"> es la cristalización y el procedimiento de ajustes en la producción panelera</w:t>
            </w:r>
            <w:r w:rsidR="001B7C41">
              <w:t>,</w:t>
            </w:r>
            <w:r w:rsidR="007B3BBF" w:rsidRPr="00EA4D5F">
              <w:t xml:space="preserve"> aplicando todo el conocimiento a criterios de desempeño en diferentes campos como en el sector académico, productivo e investigativo.</w:t>
            </w:r>
            <w:r w:rsidRPr="00EA4D5F">
              <w:t xml:space="preserve"> En el siguiente video se describe</w:t>
            </w:r>
            <w:r w:rsidR="007B3BBF" w:rsidRPr="00EA4D5F">
              <w:t xml:space="preserve"> el contexto general de los contenidos desarrollados en este documento</w:t>
            </w:r>
            <w:r w:rsidRPr="00EA4D5F">
              <w:t xml:space="preserve"> como</w:t>
            </w:r>
            <w:r w:rsidR="001B7C41">
              <w:t xml:space="preserve"> lo son</w:t>
            </w:r>
            <w:r w:rsidRPr="00EA4D5F">
              <w:t>: el proceso de concentración de</w:t>
            </w:r>
            <w:r w:rsidR="001B7C41">
              <w:t>l</w:t>
            </w:r>
            <w:r w:rsidRPr="00EA4D5F">
              <w:t xml:space="preserve"> jugo de caña (cocinar jugo), el trasiego de mieles, las buenas prácticas de manufactura y las normas sanitarias para la </w:t>
            </w:r>
            <w:r w:rsidR="00FB60FE" w:rsidRPr="00EA4D5F">
              <w:t>fabricación</w:t>
            </w:r>
            <w:r w:rsidRPr="00EA4D5F">
              <w:t xml:space="preserve"> de panela. </w:t>
            </w:r>
          </w:p>
          <w:p w14:paraId="00000028" w14:textId="381C12C8" w:rsidR="00BA5412" w:rsidRPr="001B7C41" w:rsidRDefault="002115D9">
            <w:pPr>
              <w:jc w:val="both"/>
            </w:pPr>
            <w:r w:rsidRPr="00EA4D5F">
              <w:t xml:space="preserve">¡Muchos éxitos en este proceso de </w:t>
            </w:r>
            <w:r w:rsidR="007B3BBF" w:rsidRPr="00EA4D5F">
              <w:t>formación</w:t>
            </w:r>
            <w:r w:rsidRPr="00EA4D5F">
              <w:t>!</w:t>
            </w:r>
          </w:p>
        </w:tc>
      </w:tr>
    </w:tbl>
    <w:p w14:paraId="00000029" w14:textId="77777777" w:rsidR="00BA5412" w:rsidRPr="00EA4D5F" w:rsidRDefault="00BA5412"/>
    <w:p w14:paraId="0000002A" w14:textId="28094BB7" w:rsidR="00BA5412" w:rsidRPr="00EA4D5F" w:rsidRDefault="00EC7F5C">
      <w:pPr>
        <w:rPr>
          <w:i/>
        </w:rPr>
      </w:pPr>
      <w:r w:rsidRPr="00EA4D5F">
        <w:rPr>
          <w:b/>
        </w:rPr>
        <w:t>Guion de video introductorio</w:t>
      </w:r>
    </w:p>
    <w:p w14:paraId="0000002B" w14:textId="77777777" w:rsidR="00BA5412" w:rsidRPr="00EA4D5F" w:rsidRDefault="00BA5412">
      <w:pPr>
        <w:rPr>
          <w:i/>
        </w:rPr>
      </w:pPr>
    </w:p>
    <w:tbl>
      <w:tblPr>
        <w:tblStyle w:val="a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7"/>
        <w:gridCol w:w="2953"/>
        <w:gridCol w:w="1840"/>
        <w:gridCol w:w="3991"/>
        <w:gridCol w:w="3361"/>
      </w:tblGrid>
      <w:tr w:rsidR="00EA4D5F" w:rsidRPr="00EA4D5F" w14:paraId="0E27D0E4" w14:textId="77777777">
        <w:trPr>
          <w:trHeight w:val="460"/>
        </w:trPr>
        <w:tc>
          <w:tcPr>
            <w:tcW w:w="1267" w:type="dxa"/>
            <w:shd w:val="clear" w:color="auto" w:fill="C9DAF8"/>
            <w:tcMar>
              <w:top w:w="100" w:type="dxa"/>
              <w:left w:w="100" w:type="dxa"/>
              <w:bottom w:w="100" w:type="dxa"/>
              <w:right w:w="100" w:type="dxa"/>
            </w:tcMar>
          </w:tcPr>
          <w:p w14:paraId="0000002C" w14:textId="77777777" w:rsidR="00BA5412" w:rsidRPr="00EA4D5F" w:rsidRDefault="002115D9">
            <w:pPr>
              <w:widowControl w:val="0"/>
              <w:spacing w:line="240" w:lineRule="auto"/>
              <w:jc w:val="center"/>
              <w:rPr>
                <w:b/>
              </w:rPr>
            </w:pPr>
            <w:r w:rsidRPr="00EA4D5F">
              <w:rPr>
                <w:b/>
              </w:rPr>
              <w:lastRenderedPageBreak/>
              <w:t>Tipo de recurso</w:t>
            </w:r>
          </w:p>
        </w:tc>
        <w:tc>
          <w:tcPr>
            <w:tcW w:w="12145" w:type="dxa"/>
            <w:gridSpan w:val="4"/>
            <w:shd w:val="clear" w:color="auto" w:fill="C9DAF8"/>
            <w:tcMar>
              <w:top w:w="100" w:type="dxa"/>
              <w:left w:w="100" w:type="dxa"/>
              <w:bottom w:w="100" w:type="dxa"/>
              <w:right w:w="100" w:type="dxa"/>
            </w:tcMar>
          </w:tcPr>
          <w:p w14:paraId="0000002D" w14:textId="77777777" w:rsidR="00BA5412" w:rsidRPr="00EA4D5F" w:rsidRDefault="002115D9">
            <w:pPr>
              <w:pStyle w:val="Ttulo"/>
              <w:widowControl w:val="0"/>
              <w:spacing w:line="240" w:lineRule="auto"/>
              <w:jc w:val="center"/>
              <w:rPr>
                <w:sz w:val="22"/>
                <w:szCs w:val="22"/>
              </w:rPr>
            </w:pPr>
            <w:r w:rsidRPr="00EA4D5F">
              <w:rPr>
                <w:sz w:val="22"/>
                <w:szCs w:val="22"/>
              </w:rPr>
              <w:t xml:space="preserve">Video </w:t>
            </w:r>
            <w:sdt>
              <w:sdtPr>
                <w:rPr>
                  <w:sz w:val="22"/>
                  <w:szCs w:val="22"/>
                </w:rPr>
                <w:tag w:val="goog_rdk_0"/>
                <w:id w:val="495927202"/>
              </w:sdtPr>
              <w:sdtContent>
                <w:commentRangeStart w:id="1"/>
              </w:sdtContent>
            </w:sdt>
            <w:proofErr w:type="spellStart"/>
            <w:r w:rsidRPr="001B7C41">
              <w:rPr>
                <w:sz w:val="22"/>
                <w:szCs w:val="22"/>
              </w:rPr>
              <w:t>motion</w:t>
            </w:r>
            <w:commentRangeEnd w:id="1"/>
            <w:proofErr w:type="spellEnd"/>
            <w:r w:rsidRPr="001B7C41">
              <w:rPr>
                <w:sz w:val="22"/>
                <w:szCs w:val="22"/>
              </w:rPr>
              <w:commentReference w:id="1"/>
            </w:r>
          </w:p>
        </w:tc>
      </w:tr>
      <w:tr w:rsidR="00EA4D5F" w:rsidRPr="00EA4D5F" w14:paraId="28856204" w14:textId="77777777">
        <w:trPr>
          <w:trHeight w:val="460"/>
        </w:trPr>
        <w:tc>
          <w:tcPr>
            <w:tcW w:w="1267" w:type="dxa"/>
            <w:shd w:val="clear" w:color="auto" w:fill="C9DAF8"/>
            <w:tcMar>
              <w:top w:w="100" w:type="dxa"/>
              <w:left w:w="100" w:type="dxa"/>
              <w:bottom w:w="100" w:type="dxa"/>
              <w:right w:w="100" w:type="dxa"/>
            </w:tcMar>
          </w:tcPr>
          <w:p w14:paraId="00000031" w14:textId="77777777" w:rsidR="00BA5412" w:rsidRPr="00EA4D5F" w:rsidRDefault="002115D9">
            <w:pPr>
              <w:widowControl w:val="0"/>
              <w:spacing w:line="240" w:lineRule="auto"/>
              <w:jc w:val="center"/>
              <w:rPr>
                <w:b/>
              </w:rPr>
            </w:pPr>
            <w:r w:rsidRPr="00EA4D5F">
              <w:rPr>
                <w:b/>
              </w:rPr>
              <w:t>NOTA</w:t>
            </w:r>
          </w:p>
        </w:tc>
        <w:tc>
          <w:tcPr>
            <w:tcW w:w="12145" w:type="dxa"/>
            <w:gridSpan w:val="4"/>
            <w:shd w:val="clear" w:color="auto" w:fill="C9DAF8"/>
            <w:tcMar>
              <w:top w:w="100" w:type="dxa"/>
              <w:left w:w="100" w:type="dxa"/>
              <w:bottom w:w="100" w:type="dxa"/>
              <w:right w:w="100" w:type="dxa"/>
            </w:tcMar>
          </w:tcPr>
          <w:p w14:paraId="00000032" w14:textId="77777777" w:rsidR="00BA5412" w:rsidRPr="00EA4D5F" w:rsidRDefault="002115D9">
            <w:pPr>
              <w:widowControl w:val="0"/>
              <w:spacing w:line="240" w:lineRule="auto"/>
              <w:jc w:val="center"/>
              <w:rPr>
                <w:b/>
              </w:rPr>
            </w:pPr>
            <w:r w:rsidRPr="00EA4D5F">
              <w:rPr>
                <w:b/>
              </w:rPr>
              <w:t>La totalidad del texto locutado para el video no debe superar las 500 palabras aproximadamente</w:t>
            </w:r>
          </w:p>
        </w:tc>
      </w:tr>
      <w:tr w:rsidR="00EA4D5F" w:rsidRPr="00EA4D5F" w14:paraId="200E0D38" w14:textId="77777777">
        <w:trPr>
          <w:trHeight w:val="420"/>
        </w:trPr>
        <w:tc>
          <w:tcPr>
            <w:tcW w:w="1267" w:type="dxa"/>
            <w:shd w:val="clear" w:color="auto" w:fill="auto"/>
            <w:tcMar>
              <w:top w:w="100" w:type="dxa"/>
              <w:left w:w="100" w:type="dxa"/>
              <w:bottom w:w="100" w:type="dxa"/>
              <w:right w:w="100" w:type="dxa"/>
            </w:tcMar>
          </w:tcPr>
          <w:p w14:paraId="00000036" w14:textId="77777777" w:rsidR="00BA5412" w:rsidRPr="00EA4D5F" w:rsidRDefault="002115D9">
            <w:pPr>
              <w:widowControl w:val="0"/>
              <w:spacing w:line="240" w:lineRule="auto"/>
              <w:rPr>
                <w:b/>
              </w:rPr>
            </w:pPr>
            <w:r w:rsidRPr="00EA4D5F">
              <w:rPr>
                <w:b/>
              </w:rPr>
              <w:t xml:space="preserve">Título </w:t>
            </w:r>
          </w:p>
        </w:tc>
        <w:tc>
          <w:tcPr>
            <w:tcW w:w="12145" w:type="dxa"/>
            <w:gridSpan w:val="4"/>
            <w:shd w:val="clear" w:color="auto" w:fill="auto"/>
            <w:tcMar>
              <w:top w:w="100" w:type="dxa"/>
              <w:left w:w="100" w:type="dxa"/>
              <w:bottom w:w="100" w:type="dxa"/>
              <w:right w:w="100" w:type="dxa"/>
            </w:tcMar>
          </w:tcPr>
          <w:p w14:paraId="00000037" w14:textId="77777777" w:rsidR="00BA5412" w:rsidRPr="001B7C41" w:rsidRDefault="002115D9">
            <w:pPr>
              <w:widowControl w:val="0"/>
              <w:spacing w:line="240" w:lineRule="auto"/>
            </w:pPr>
            <w:r w:rsidRPr="00EA4D5F">
              <w:rPr>
                <w:highlight w:val="white"/>
              </w:rPr>
              <w:t>Los trapiches paneleros en Colombia</w:t>
            </w:r>
          </w:p>
        </w:tc>
      </w:tr>
      <w:tr w:rsidR="00EA4D5F" w:rsidRPr="00EA4D5F" w14:paraId="561DE80C" w14:textId="77777777">
        <w:tc>
          <w:tcPr>
            <w:tcW w:w="1267" w:type="dxa"/>
            <w:shd w:val="clear" w:color="auto" w:fill="auto"/>
            <w:tcMar>
              <w:top w:w="100" w:type="dxa"/>
              <w:left w:w="100" w:type="dxa"/>
              <w:bottom w:w="100" w:type="dxa"/>
              <w:right w:w="100" w:type="dxa"/>
            </w:tcMar>
          </w:tcPr>
          <w:p w14:paraId="0000003B" w14:textId="77777777" w:rsidR="00BA5412" w:rsidRPr="00EA4D5F" w:rsidRDefault="002115D9">
            <w:pPr>
              <w:widowControl w:val="0"/>
              <w:spacing w:line="240" w:lineRule="auto"/>
              <w:rPr>
                <w:b/>
              </w:rPr>
            </w:pPr>
            <w:r w:rsidRPr="00EA4D5F">
              <w:rPr>
                <w:b/>
              </w:rPr>
              <w:t>Escena</w:t>
            </w:r>
          </w:p>
        </w:tc>
        <w:tc>
          <w:tcPr>
            <w:tcW w:w="2953" w:type="dxa"/>
            <w:shd w:val="clear" w:color="auto" w:fill="auto"/>
            <w:tcMar>
              <w:top w:w="100" w:type="dxa"/>
              <w:left w:w="100" w:type="dxa"/>
              <w:bottom w:w="100" w:type="dxa"/>
              <w:right w:w="100" w:type="dxa"/>
            </w:tcMar>
          </w:tcPr>
          <w:p w14:paraId="0000003C" w14:textId="77777777" w:rsidR="00BA5412" w:rsidRPr="00EA4D5F" w:rsidRDefault="002115D9">
            <w:pPr>
              <w:widowControl w:val="0"/>
              <w:spacing w:line="240" w:lineRule="auto"/>
              <w:jc w:val="center"/>
              <w:rPr>
                <w:b/>
              </w:rPr>
            </w:pPr>
            <w:r w:rsidRPr="00EA4D5F">
              <w:rPr>
                <w:b/>
              </w:rPr>
              <w:t>Imagen</w:t>
            </w:r>
          </w:p>
        </w:tc>
        <w:tc>
          <w:tcPr>
            <w:tcW w:w="1840" w:type="dxa"/>
            <w:shd w:val="clear" w:color="auto" w:fill="auto"/>
            <w:tcMar>
              <w:top w:w="100" w:type="dxa"/>
              <w:left w:w="100" w:type="dxa"/>
              <w:bottom w:w="100" w:type="dxa"/>
              <w:right w:w="100" w:type="dxa"/>
            </w:tcMar>
          </w:tcPr>
          <w:p w14:paraId="0000003D" w14:textId="77777777" w:rsidR="00BA5412" w:rsidRPr="00EA4D5F" w:rsidRDefault="002115D9">
            <w:pPr>
              <w:widowControl w:val="0"/>
              <w:spacing w:line="240" w:lineRule="auto"/>
              <w:jc w:val="center"/>
              <w:rPr>
                <w:b/>
              </w:rPr>
            </w:pPr>
            <w:r w:rsidRPr="00EA4D5F">
              <w:rPr>
                <w:b/>
              </w:rPr>
              <w:t>Sonido</w:t>
            </w:r>
          </w:p>
        </w:tc>
        <w:tc>
          <w:tcPr>
            <w:tcW w:w="3991" w:type="dxa"/>
            <w:shd w:val="clear" w:color="auto" w:fill="auto"/>
            <w:tcMar>
              <w:top w:w="100" w:type="dxa"/>
              <w:left w:w="100" w:type="dxa"/>
              <w:bottom w:w="100" w:type="dxa"/>
              <w:right w:w="100" w:type="dxa"/>
            </w:tcMar>
          </w:tcPr>
          <w:p w14:paraId="0000003E" w14:textId="77777777" w:rsidR="00BA5412" w:rsidRPr="00EA4D5F" w:rsidRDefault="002115D9">
            <w:pPr>
              <w:widowControl w:val="0"/>
              <w:spacing w:line="240" w:lineRule="auto"/>
              <w:jc w:val="center"/>
              <w:rPr>
                <w:b/>
              </w:rPr>
            </w:pPr>
            <w:r w:rsidRPr="00EA4D5F">
              <w:rPr>
                <w:b/>
              </w:rPr>
              <w:t>Narración</w:t>
            </w:r>
          </w:p>
        </w:tc>
        <w:tc>
          <w:tcPr>
            <w:tcW w:w="3361" w:type="dxa"/>
            <w:shd w:val="clear" w:color="auto" w:fill="auto"/>
            <w:tcMar>
              <w:top w:w="100" w:type="dxa"/>
              <w:left w:w="100" w:type="dxa"/>
              <w:bottom w:w="100" w:type="dxa"/>
              <w:right w:w="100" w:type="dxa"/>
            </w:tcMar>
          </w:tcPr>
          <w:p w14:paraId="0000003F" w14:textId="77777777" w:rsidR="00BA5412" w:rsidRPr="00EA4D5F" w:rsidRDefault="002115D9">
            <w:pPr>
              <w:widowControl w:val="0"/>
              <w:spacing w:line="240" w:lineRule="auto"/>
              <w:jc w:val="center"/>
              <w:rPr>
                <w:b/>
              </w:rPr>
            </w:pPr>
            <w:r w:rsidRPr="00EA4D5F">
              <w:rPr>
                <w:b/>
              </w:rPr>
              <w:t xml:space="preserve">Texto </w:t>
            </w:r>
          </w:p>
        </w:tc>
      </w:tr>
      <w:tr w:rsidR="00EA4D5F" w:rsidRPr="00EA4D5F" w14:paraId="27B51489" w14:textId="77777777">
        <w:tc>
          <w:tcPr>
            <w:tcW w:w="1267" w:type="dxa"/>
            <w:shd w:val="clear" w:color="auto" w:fill="auto"/>
            <w:tcMar>
              <w:top w:w="100" w:type="dxa"/>
              <w:left w:w="100" w:type="dxa"/>
              <w:bottom w:w="100" w:type="dxa"/>
              <w:right w:w="100" w:type="dxa"/>
            </w:tcMar>
          </w:tcPr>
          <w:p w14:paraId="00000040" w14:textId="77777777" w:rsidR="00BA5412" w:rsidRPr="001B7C41" w:rsidRDefault="002115D9">
            <w:pPr>
              <w:widowControl w:val="0"/>
              <w:spacing w:line="240" w:lineRule="auto"/>
              <w:rPr>
                <w:b/>
              </w:rPr>
            </w:pPr>
            <w:bookmarkStart w:id="2" w:name="_heading=h.30j0zll" w:colFirst="0" w:colLast="0"/>
            <w:bookmarkEnd w:id="2"/>
            <w:r w:rsidRPr="00EA4D5F">
              <w:rPr>
                <w:b/>
              </w:rPr>
              <w:t>1</w:t>
            </w:r>
          </w:p>
        </w:tc>
        <w:tc>
          <w:tcPr>
            <w:tcW w:w="2953" w:type="dxa"/>
            <w:shd w:val="clear" w:color="auto" w:fill="auto"/>
            <w:tcMar>
              <w:top w:w="100" w:type="dxa"/>
              <w:left w:w="100" w:type="dxa"/>
              <w:bottom w:w="100" w:type="dxa"/>
              <w:right w:w="100" w:type="dxa"/>
            </w:tcMar>
          </w:tcPr>
          <w:p w14:paraId="00000041" w14:textId="77777777" w:rsidR="00BA5412" w:rsidRPr="001B7C41" w:rsidRDefault="00000000">
            <w:pPr>
              <w:widowControl w:val="0"/>
              <w:spacing w:line="240" w:lineRule="auto"/>
            </w:pPr>
            <w:sdt>
              <w:sdtPr>
                <w:tag w:val="goog_rdk_1"/>
                <w:id w:val="-1464349516"/>
              </w:sdtPr>
              <w:sdtContent>
                <w:commentRangeStart w:id="3"/>
              </w:sdtContent>
            </w:sdt>
            <w:r w:rsidR="002115D9" w:rsidRPr="001B7C41">
              <w:rPr>
                <w:noProof/>
              </w:rPr>
              <w:drawing>
                <wp:inline distT="0" distB="0" distL="0" distR="0" wp14:anchorId="5E30172F" wp14:editId="75F64E39">
                  <wp:extent cx="1605643" cy="1019405"/>
                  <wp:effectExtent l="0" t="0" r="0" b="0"/>
                  <wp:docPr id="212"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12"/>
                          <a:srcRect b="9302"/>
                          <a:stretch>
                            <a:fillRect/>
                          </a:stretch>
                        </pic:blipFill>
                        <pic:spPr>
                          <a:xfrm>
                            <a:off x="0" y="0"/>
                            <a:ext cx="1605643" cy="1019405"/>
                          </a:xfrm>
                          <a:prstGeom prst="rect">
                            <a:avLst/>
                          </a:prstGeom>
                          <a:ln/>
                        </pic:spPr>
                      </pic:pic>
                    </a:graphicData>
                  </a:graphic>
                </wp:inline>
              </w:drawing>
            </w:r>
            <w:commentRangeEnd w:id="3"/>
            <w:r w:rsidR="002115D9" w:rsidRPr="00EA4D5F">
              <w:commentReference w:id="3"/>
            </w:r>
          </w:p>
        </w:tc>
        <w:tc>
          <w:tcPr>
            <w:tcW w:w="1840" w:type="dxa"/>
            <w:shd w:val="clear" w:color="auto" w:fill="auto"/>
            <w:tcMar>
              <w:top w:w="100" w:type="dxa"/>
              <w:left w:w="100" w:type="dxa"/>
              <w:bottom w:w="100" w:type="dxa"/>
              <w:right w:w="100" w:type="dxa"/>
            </w:tcMar>
          </w:tcPr>
          <w:p w14:paraId="00000042" w14:textId="77777777" w:rsidR="00BA5412" w:rsidRPr="00EA4D5F" w:rsidRDefault="002115D9">
            <w:pPr>
              <w:widowControl w:val="0"/>
              <w:spacing w:line="240" w:lineRule="auto"/>
            </w:pPr>
            <w:r w:rsidRPr="00EA4D5F">
              <w:t>música de fondo</w:t>
            </w:r>
          </w:p>
        </w:tc>
        <w:tc>
          <w:tcPr>
            <w:tcW w:w="3991" w:type="dxa"/>
            <w:shd w:val="clear" w:color="auto" w:fill="auto"/>
            <w:tcMar>
              <w:top w:w="100" w:type="dxa"/>
              <w:left w:w="100" w:type="dxa"/>
              <w:bottom w:w="100" w:type="dxa"/>
              <w:right w:w="100" w:type="dxa"/>
            </w:tcMar>
          </w:tcPr>
          <w:p w14:paraId="10401802" w14:textId="382B2F74" w:rsidR="00584CFC" w:rsidRPr="00EA4D5F" w:rsidRDefault="00584CFC">
            <w:pPr>
              <w:widowControl w:val="0"/>
              <w:spacing w:line="240" w:lineRule="auto"/>
            </w:pPr>
            <w:r w:rsidRPr="00EA4D5F">
              <w:t>Los ingenios azucareros en Colombia están comprometidos con los estándares de salud e higiene</w:t>
            </w:r>
            <w:r w:rsidR="0084640D" w:rsidRPr="00EA4D5F">
              <w:t>,</w:t>
            </w:r>
            <w:r w:rsidRPr="00EA4D5F">
              <w:t xml:space="preserve"> garantiza</w:t>
            </w:r>
            <w:r w:rsidR="0084640D" w:rsidRPr="00EA4D5F">
              <w:t>ndo</w:t>
            </w:r>
            <w:r w:rsidRPr="00EA4D5F">
              <w:t xml:space="preserve"> la seguridad del producto y la producción a través de buenas prácticas de fabricación</w:t>
            </w:r>
            <w:r w:rsidR="007B3BBF" w:rsidRPr="00EA4D5F">
              <w:t>,</w:t>
            </w:r>
            <w:r w:rsidRPr="00EA4D5F">
              <w:t xml:space="preserve"> no solo </w:t>
            </w:r>
            <w:r w:rsidR="0084640D" w:rsidRPr="00EA4D5F">
              <w:t xml:space="preserve">para </w:t>
            </w:r>
            <w:r w:rsidRPr="00EA4D5F">
              <w:t>el mercado nacional sino también</w:t>
            </w:r>
            <w:r w:rsidR="0084640D" w:rsidRPr="00EA4D5F">
              <w:t>,</w:t>
            </w:r>
            <w:r w:rsidRPr="00EA4D5F">
              <w:t xml:space="preserve"> </w:t>
            </w:r>
            <w:r w:rsidR="0084640D" w:rsidRPr="00EA4D5F">
              <w:t xml:space="preserve">para </w:t>
            </w:r>
            <w:r w:rsidRPr="00EA4D5F">
              <w:t>el mercado internacional.</w:t>
            </w:r>
          </w:p>
          <w:p w14:paraId="7B48FADF" w14:textId="7B6F01DA" w:rsidR="007758B2" w:rsidRPr="00EA4D5F" w:rsidRDefault="00423E11" w:rsidP="007758B2">
            <w:pPr>
              <w:widowControl w:val="0"/>
              <w:spacing w:line="240" w:lineRule="auto"/>
            </w:pPr>
            <w:r w:rsidRPr="00EA4D5F">
              <w:t xml:space="preserve">La </w:t>
            </w:r>
            <w:r w:rsidR="007B3BBF" w:rsidRPr="00EA4D5F">
              <w:t xml:space="preserve">Resolución </w:t>
            </w:r>
            <w:r w:rsidRPr="00EA4D5F">
              <w:t xml:space="preserve">779 de 2006 establece </w:t>
            </w:r>
            <w:r w:rsidR="007758B2" w:rsidRPr="00EA4D5F">
              <w:t>“el reglamento técnico sobre los requisitos sanitarios</w:t>
            </w:r>
          </w:p>
          <w:p w14:paraId="24897470" w14:textId="4F199833" w:rsidR="00A711B9" w:rsidRPr="00EA4D5F" w:rsidRDefault="007758B2" w:rsidP="00A711B9">
            <w:pPr>
              <w:widowControl w:val="0"/>
              <w:spacing w:line="240" w:lineRule="auto"/>
            </w:pPr>
            <w:r w:rsidRPr="00EA4D5F">
              <w:t xml:space="preserve">que se deben cumplir en la producción y comercialización de la panela para consumo humano”; </w:t>
            </w:r>
            <w:r w:rsidR="00BD3303" w:rsidRPr="00EA4D5F">
              <w:t xml:space="preserve">por ejemplo, la implementación y </w:t>
            </w:r>
            <w:r w:rsidR="00423E11" w:rsidRPr="00EA4D5F">
              <w:t>control exhaustivo de la</w:t>
            </w:r>
            <w:r w:rsidRPr="00EA4D5F">
              <w:t>s</w:t>
            </w:r>
            <w:r w:rsidR="00423E11" w:rsidRPr="00EA4D5F">
              <w:t xml:space="preserve"> </w:t>
            </w:r>
            <w:r w:rsidRPr="00EA4D5F">
              <w:t xml:space="preserve">buenas </w:t>
            </w:r>
            <w:r w:rsidR="00423E11" w:rsidRPr="00EA4D5F">
              <w:t>práctica</w:t>
            </w:r>
            <w:r w:rsidRPr="00EA4D5F">
              <w:t>s</w:t>
            </w:r>
            <w:r w:rsidR="00423E11" w:rsidRPr="00EA4D5F">
              <w:t xml:space="preserve"> establecida</w:t>
            </w:r>
            <w:r w:rsidRPr="00EA4D5F">
              <w:t>s</w:t>
            </w:r>
            <w:r w:rsidR="00423E11" w:rsidRPr="00EA4D5F">
              <w:t>, en</w:t>
            </w:r>
            <w:r w:rsidRPr="00EA4D5F">
              <w:t>tre</w:t>
            </w:r>
            <w:r w:rsidR="00423E11" w:rsidRPr="00EA4D5F">
              <w:t xml:space="preserve"> </w:t>
            </w:r>
            <w:r w:rsidR="00BD3303" w:rsidRPr="00EA4D5F">
              <w:t>ellas</w:t>
            </w:r>
            <w:r w:rsidRPr="00EA4D5F">
              <w:t>:</w:t>
            </w:r>
            <w:r w:rsidR="00423E11" w:rsidRPr="00EA4D5F">
              <w:t xml:space="preserve"> </w:t>
            </w:r>
            <w:r w:rsidR="001922B5" w:rsidRPr="00EA4D5F">
              <w:t>requisitos y prohibiciones</w:t>
            </w:r>
            <w:r w:rsidR="00BE4578" w:rsidRPr="00EA4D5F">
              <w:t xml:space="preserve"> en la producción panelera</w:t>
            </w:r>
            <w:r w:rsidR="00A711B9" w:rsidRPr="00EA4D5F">
              <w:t>;</w:t>
            </w:r>
            <w:r w:rsidR="00BE4578" w:rsidRPr="00EA4D5F">
              <w:t xml:space="preserve"> </w:t>
            </w:r>
            <w:r w:rsidR="00A711B9" w:rsidRPr="00EA4D5F">
              <w:t>condiciones sanitarias en los trapiches</w:t>
            </w:r>
          </w:p>
          <w:p w14:paraId="00000044" w14:textId="598AFBAF" w:rsidR="00BA5412" w:rsidRPr="00EA4D5F" w:rsidRDefault="00A711B9" w:rsidP="00321458">
            <w:pPr>
              <w:widowControl w:val="0"/>
              <w:spacing w:line="240" w:lineRule="auto"/>
            </w:pPr>
            <w:r w:rsidRPr="00EA4D5F">
              <w:t xml:space="preserve">y centrales de acopio de mieles vírgenes; mandatos específicos sobre </w:t>
            </w:r>
            <w:r w:rsidRPr="00EA4D5F">
              <w:lastRenderedPageBreak/>
              <w:t>envasado, embalaje, almacenamiento, distribución, transporte y comercialización</w:t>
            </w:r>
            <w:r w:rsidR="00321458" w:rsidRPr="00EA4D5F">
              <w:t xml:space="preserve">; Asimismo, sobre procesos administrativos que se deben realizar para la exportación de la panela. </w:t>
            </w:r>
          </w:p>
        </w:tc>
        <w:tc>
          <w:tcPr>
            <w:tcW w:w="3361" w:type="dxa"/>
            <w:shd w:val="clear" w:color="auto" w:fill="auto"/>
            <w:tcMar>
              <w:top w:w="100" w:type="dxa"/>
              <w:left w:w="100" w:type="dxa"/>
              <w:bottom w:w="100" w:type="dxa"/>
              <w:right w:w="100" w:type="dxa"/>
            </w:tcMar>
          </w:tcPr>
          <w:p w14:paraId="00000045" w14:textId="77777777" w:rsidR="00BA5412" w:rsidRPr="00EA4D5F" w:rsidRDefault="002115D9">
            <w:pPr>
              <w:widowControl w:val="0"/>
              <w:spacing w:line="240" w:lineRule="auto"/>
            </w:pPr>
            <w:r w:rsidRPr="00EA4D5F">
              <w:lastRenderedPageBreak/>
              <w:t xml:space="preserve">Las buenas prácticas de manufactura (BPM) </w:t>
            </w:r>
          </w:p>
        </w:tc>
      </w:tr>
      <w:tr w:rsidR="00EA4D5F" w:rsidRPr="00EA4D5F" w14:paraId="467C8DD2" w14:textId="77777777">
        <w:tc>
          <w:tcPr>
            <w:tcW w:w="1267" w:type="dxa"/>
            <w:shd w:val="clear" w:color="auto" w:fill="auto"/>
            <w:tcMar>
              <w:top w:w="100" w:type="dxa"/>
              <w:left w:w="100" w:type="dxa"/>
              <w:bottom w:w="100" w:type="dxa"/>
              <w:right w:w="100" w:type="dxa"/>
            </w:tcMar>
          </w:tcPr>
          <w:p w14:paraId="00000046" w14:textId="77777777" w:rsidR="00BA5412" w:rsidRPr="00EA4D5F" w:rsidRDefault="002115D9">
            <w:pPr>
              <w:widowControl w:val="0"/>
              <w:spacing w:line="240" w:lineRule="auto"/>
              <w:rPr>
                <w:b/>
              </w:rPr>
            </w:pPr>
            <w:r w:rsidRPr="00EA4D5F">
              <w:rPr>
                <w:b/>
              </w:rPr>
              <w:t>2</w:t>
            </w:r>
          </w:p>
        </w:tc>
        <w:tc>
          <w:tcPr>
            <w:tcW w:w="2953" w:type="dxa"/>
            <w:shd w:val="clear" w:color="auto" w:fill="auto"/>
            <w:tcMar>
              <w:top w:w="100" w:type="dxa"/>
              <w:left w:w="100" w:type="dxa"/>
              <w:bottom w:w="100" w:type="dxa"/>
              <w:right w:w="100" w:type="dxa"/>
            </w:tcMar>
          </w:tcPr>
          <w:p w14:paraId="00000047" w14:textId="77777777" w:rsidR="00BA5412" w:rsidRPr="001B7C41" w:rsidRDefault="00000000">
            <w:pPr>
              <w:widowControl w:val="0"/>
              <w:spacing w:line="240" w:lineRule="auto"/>
            </w:pPr>
            <w:sdt>
              <w:sdtPr>
                <w:tag w:val="goog_rdk_2"/>
                <w:id w:val="-775791293"/>
              </w:sdtPr>
              <w:sdtContent>
                <w:commentRangeStart w:id="4"/>
              </w:sdtContent>
            </w:sdt>
            <w:r w:rsidR="002115D9" w:rsidRPr="001B7C41">
              <w:rPr>
                <w:noProof/>
              </w:rPr>
              <w:drawing>
                <wp:inline distT="0" distB="0" distL="0" distR="0" wp14:anchorId="0523CCFB" wp14:editId="497B7ECB">
                  <wp:extent cx="1637628" cy="1052214"/>
                  <wp:effectExtent l="0" t="0" r="0" b="0"/>
                  <wp:docPr id="21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3"/>
                          <a:srcRect b="7550"/>
                          <a:stretch>
                            <a:fillRect/>
                          </a:stretch>
                        </pic:blipFill>
                        <pic:spPr>
                          <a:xfrm>
                            <a:off x="0" y="0"/>
                            <a:ext cx="1637628" cy="1052214"/>
                          </a:xfrm>
                          <a:prstGeom prst="rect">
                            <a:avLst/>
                          </a:prstGeom>
                          <a:ln/>
                        </pic:spPr>
                      </pic:pic>
                    </a:graphicData>
                  </a:graphic>
                </wp:inline>
              </w:drawing>
            </w:r>
            <w:commentRangeEnd w:id="4"/>
            <w:r w:rsidR="002115D9" w:rsidRPr="00EA4D5F">
              <w:commentReference w:id="4"/>
            </w:r>
          </w:p>
        </w:tc>
        <w:tc>
          <w:tcPr>
            <w:tcW w:w="1840" w:type="dxa"/>
            <w:shd w:val="clear" w:color="auto" w:fill="auto"/>
            <w:tcMar>
              <w:top w:w="100" w:type="dxa"/>
              <w:left w:w="100" w:type="dxa"/>
              <w:bottom w:w="100" w:type="dxa"/>
              <w:right w:w="100" w:type="dxa"/>
            </w:tcMar>
          </w:tcPr>
          <w:p w14:paraId="00000048" w14:textId="77777777" w:rsidR="00BA5412" w:rsidRPr="00EA4D5F" w:rsidRDefault="002115D9">
            <w:pPr>
              <w:widowControl w:val="0"/>
              <w:spacing w:line="240" w:lineRule="auto"/>
            </w:pPr>
            <w:r w:rsidRPr="00EA4D5F">
              <w:t>música de fondo</w:t>
            </w:r>
          </w:p>
        </w:tc>
        <w:tc>
          <w:tcPr>
            <w:tcW w:w="3991" w:type="dxa"/>
            <w:shd w:val="clear" w:color="auto" w:fill="auto"/>
            <w:tcMar>
              <w:top w:w="100" w:type="dxa"/>
              <w:left w:w="100" w:type="dxa"/>
              <w:bottom w:w="100" w:type="dxa"/>
              <w:right w:w="100" w:type="dxa"/>
            </w:tcMar>
          </w:tcPr>
          <w:p w14:paraId="04C3A5BB" w14:textId="55A8582A" w:rsidR="00423E11" w:rsidRPr="00EA4D5F" w:rsidRDefault="00423E11" w:rsidP="00423E11">
            <w:pPr>
              <w:widowControl w:val="0"/>
              <w:spacing w:line="240" w:lineRule="auto"/>
            </w:pPr>
            <w:r w:rsidRPr="00EA4D5F">
              <w:t>Desde que la caña de azúcar se convierte en jugo hasta que termina</w:t>
            </w:r>
            <w:r w:rsidR="006B3BFC" w:rsidRPr="00EA4D5F">
              <w:t xml:space="preserve"> como panela,</w:t>
            </w:r>
            <w:r w:rsidRPr="00EA4D5F">
              <w:t xml:space="preserve"> de la forma tradicional que </w:t>
            </w:r>
            <w:r w:rsidR="006B3BFC" w:rsidRPr="00EA4D5F">
              <w:t xml:space="preserve">se </w:t>
            </w:r>
            <w:r w:rsidRPr="00EA4D5F">
              <w:t xml:space="preserve">conoce, es la zona donde </w:t>
            </w:r>
            <w:r w:rsidR="006B3BFC" w:rsidRPr="00EA4D5F">
              <w:t>se lle</w:t>
            </w:r>
            <w:r w:rsidRPr="00EA4D5F">
              <w:t>va a cabo su preparación. Después de que la caña de azúcar llega a la fábrica de azúcar, se coloca en el área de preparación, que debe estar limpia y ordenada.</w:t>
            </w:r>
          </w:p>
          <w:p w14:paraId="60B9A0BE" w14:textId="77777777" w:rsidR="00423E11" w:rsidRPr="00EA4D5F" w:rsidRDefault="00423E11" w:rsidP="00423E11">
            <w:pPr>
              <w:widowControl w:val="0"/>
              <w:spacing w:line="240" w:lineRule="auto"/>
            </w:pPr>
            <w:r w:rsidRPr="00EA4D5F">
              <w:t>En el paso de la caña por el molino quedan dos productos:  jugo de caña y bagazo.</w:t>
            </w:r>
          </w:p>
          <w:p w14:paraId="0000004B" w14:textId="1B75324F" w:rsidR="00BA5412" w:rsidRPr="00EA4D5F" w:rsidRDefault="00584CFC" w:rsidP="00423E11">
            <w:pPr>
              <w:widowControl w:val="0"/>
              <w:spacing w:line="240" w:lineRule="auto"/>
            </w:pPr>
            <w:r w:rsidRPr="00EA4D5F">
              <w:t xml:space="preserve">El jugo de caña de azúcar ingresa al horno </w:t>
            </w:r>
            <w:r w:rsidR="00DE10AD" w:rsidRPr="00EA4D5F">
              <w:t xml:space="preserve">para el proceso que </w:t>
            </w:r>
            <w:r w:rsidRPr="00EA4D5F">
              <w:t>se divide en tres etapas: clarificación del jugo, evaporación</w:t>
            </w:r>
            <w:r w:rsidR="00DE10AD" w:rsidRPr="00EA4D5F">
              <w:t xml:space="preserve"> y </w:t>
            </w:r>
            <w:r w:rsidRPr="00EA4D5F">
              <w:t>concentración</w:t>
            </w:r>
            <w:r w:rsidR="00DE10AD" w:rsidRPr="00EA4D5F">
              <w:t>;</w:t>
            </w:r>
            <w:r w:rsidR="00B446F3" w:rsidRPr="00EA4D5F">
              <w:t xml:space="preserve"> </w:t>
            </w:r>
            <w:r w:rsidR="00DE10AD" w:rsidRPr="00EA4D5F">
              <w:t>en esta última</w:t>
            </w:r>
            <w:r w:rsidR="004420F4" w:rsidRPr="00EA4D5F">
              <w:t>,</w:t>
            </w:r>
            <w:r w:rsidR="00DE10AD" w:rsidRPr="00EA4D5F">
              <w:t xml:space="preserve"> </w:t>
            </w:r>
            <w:r w:rsidRPr="00EA4D5F">
              <w:t>donde el jugo de caña de azúcar llega al punto de miel y entra a la cámara de formación.</w:t>
            </w:r>
          </w:p>
        </w:tc>
        <w:tc>
          <w:tcPr>
            <w:tcW w:w="3361" w:type="dxa"/>
            <w:shd w:val="clear" w:color="auto" w:fill="auto"/>
            <w:tcMar>
              <w:top w:w="100" w:type="dxa"/>
              <w:left w:w="100" w:type="dxa"/>
              <w:bottom w:w="100" w:type="dxa"/>
              <w:right w:w="100" w:type="dxa"/>
            </w:tcMar>
          </w:tcPr>
          <w:p w14:paraId="0000004C" w14:textId="77777777" w:rsidR="00BA5412" w:rsidRPr="00EA4D5F" w:rsidRDefault="002115D9">
            <w:pPr>
              <w:widowControl w:val="0"/>
              <w:spacing w:line="240" w:lineRule="auto"/>
            </w:pPr>
            <w:r w:rsidRPr="00EA4D5F">
              <w:t xml:space="preserve">Las áreas del trapiche deben estar ventiladas, limpias y ordenadas. </w:t>
            </w:r>
          </w:p>
        </w:tc>
      </w:tr>
      <w:tr w:rsidR="00EA4D5F" w:rsidRPr="00EA4D5F" w14:paraId="7C6DAA44" w14:textId="77777777">
        <w:tc>
          <w:tcPr>
            <w:tcW w:w="1267" w:type="dxa"/>
            <w:shd w:val="clear" w:color="auto" w:fill="auto"/>
            <w:tcMar>
              <w:top w:w="100" w:type="dxa"/>
              <w:left w:w="100" w:type="dxa"/>
              <w:bottom w:w="100" w:type="dxa"/>
              <w:right w:w="100" w:type="dxa"/>
            </w:tcMar>
          </w:tcPr>
          <w:p w14:paraId="0000004D" w14:textId="77777777" w:rsidR="00BA5412" w:rsidRPr="00EA4D5F" w:rsidRDefault="002115D9">
            <w:pPr>
              <w:widowControl w:val="0"/>
              <w:spacing w:line="240" w:lineRule="auto"/>
              <w:rPr>
                <w:b/>
              </w:rPr>
            </w:pPr>
            <w:bookmarkStart w:id="5" w:name="_heading=h.1fob9te" w:colFirst="0" w:colLast="0"/>
            <w:bookmarkEnd w:id="5"/>
            <w:r w:rsidRPr="00EA4D5F">
              <w:rPr>
                <w:b/>
              </w:rPr>
              <w:lastRenderedPageBreak/>
              <w:t>3</w:t>
            </w:r>
          </w:p>
        </w:tc>
        <w:tc>
          <w:tcPr>
            <w:tcW w:w="2953" w:type="dxa"/>
            <w:shd w:val="clear" w:color="auto" w:fill="auto"/>
            <w:tcMar>
              <w:top w:w="100" w:type="dxa"/>
              <w:left w:w="100" w:type="dxa"/>
              <w:bottom w:w="100" w:type="dxa"/>
              <w:right w:w="100" w:type="dxa"/>
            </w:tcMar>
          </w:tcPr>
          <w:p w14:paraId="0000004E" w14:textId="77777777" w:rsidR="00BA5412" w:rsidRPr="001B7C41" w:rsidRDefault="00000000">
            <w:pPr>
              <w:widowControl w:val="0"/>
              <w:spacing w:line="240" w:lineRule="auto"/>
            </w:pPr>
            <w:sdt>
              <w:sdtPr>
                <w:tag w:val="goog_rdk_3"/>
                <w:id w:val="1722949093"/>
              </w:sdtPr>
              <w:sdtContent>
                <w:commentRangeStart w:id="6"/>
              </w:sdtContent>
            </w:sdt>
            <w:r w:rsidR="002115D9" w:rsidRPr="001B7C41">
              <w:rPr>
                <w:noProof/>
              </w:rPr>
              <w:drawing>
                <wp:inline distT="0" distB="0" distL="0" distR="0" wp14:anchorId="21BC01C6" wp14:editId="449CBC1B">
                  <wp:extent cx="1614694" cy="1157905"/>
                  <wp:effectExtent l="0" t="0" r="0" b="0"/>
                  <wp:docPr id="213"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4"/>
                          <a:srcRect b="8455"/>
                          <a:stretch>
                            <a:fillRect/>
                          </a:stretch>
                        </pic:blipFill>
                        <pic:spPr>
                          <a:xfrm>
                            <a:off x="0" y="0"/>
                            <a:ext cx="1614694" cy="1157905"/>
                          </a:xfrm>
                          <a:prstGeom prst="rect">
                            <a:avLst/>
                          </a:prstGeom>
                          <a:ln/>
                        </pic:spPr>
                      </pic:pic>
                    </a:graphicData>
                  </a:graphic>
                </wp:inline>
              </w:drawing>
            </w:r>
            <w:commentRangeEnd w:id="6"/>
            <w:r w:rsidR="002115D9" w:rsidRPr="00EA4D5F">
              <w:commentReference w:id="6"/>
            </w:r>
          </w:p>
        </w:tc>
        <w:tc>
          <w:tcPr>
            <w:tcW w:w="1840" w:type="dxa"/>
            <w:shd w:val="clear" w:color="auto" w:fill="auto"/>
            <w:tcMar>
              <w:top w:w="100" w:type="dxa"/>
              <w:left w:w="100" w:type="dxa"/>
              <w:bottom w:w="100" w:type="dxa"/>
              <w:right w:w="100" w:type="dxa"/>
            </w:tcMar>
          </w:tcPr>
          <w:p w14:paraId="0000004F" w14:textId="77777777" w:rsidR="00BA5412" w:rsidRPr="00EA4D5F" w:rsidRDefault="002115D9">
            <w:pPr>
              <w:widowControl w:val="0"/>
              <w:spacing w:line="240" w:lineRule="auto"/>
            </w:pPr>
            <w:r w:rsidRPr="00EA4D5F">
              <w:t>música de fondo</w:t>
            </w:r>
          </w:p>
        </w:tc>
        <w:tc>
          <w:tcPr>
            <w:tcW w:w="3991" w:type="dxa"/>
            <w:shd w:val="clear" w:color="auto" w:fill="auto"/>
            <w:tcMar>
              <w:top w:w="100" w:type="dxa"/>
              <w:left w:w="100" w:type="dxa"/>
              <w:bottom w:w="100" w:type="dxa"/>
              <w:right w:w="100" w:type="dxa"/>
            </w:tcMar>
          </w:tcPr>
          <w:p w14:paraId="00000050" w14:textId="1F1802FE" w:rsidR="00BA5412" w:rsidRPr="00EA4D5F" w:rsidRDefault="00423E11">
            <w:pPr>
              <w:widowControl w:val="0"/>
              <w:spacing w:line="240" w:lineRule="auto"/>
            </w:pPr>
            <w:r w:rsidRPr="00EA4D5F">
              <w:t xml:space="preserve">Una vez que la caña ha pasado por el molino, </w:t>
            </w:r>
            <w:r w:rsidR="00DE10AD" w:rsidRPr="00EA4D5F">
              <w:t>pasa</w:t>
            </w:r>
            <w:r w:rsidRPr="00EA4D5F">
              <w:t xml:space="preserve"> por un equipo que decanta el jugo para eliminar el bagacillo. Uno de los aspectos más importantes que afecta</w:t>
            </w:r>
            <w:r w:rsidR="00DE10AD" w:rsidRPr="00EA4D5F">
              <w:t>,</w:t>
            </w:r>
            <w:r w:rsidRPr="00EA4D5F">
              <w:t xml:space="preserve"> no solo la calidad del producto sino también su aceptación</w:t>
            </w:r>
            <w:r w:rsidR="00DE10AD" w:rsidRPr="00EA4D5F">
              <w:t>,</w:t>
            </w:r>
            <w:r w:rsidRPr="00EA4D5F">
              <w:t xml:space="preserve"> es la pureza del jugo de caña de azúcar. Esta depuración consta de dos etapas, una de las cuales es la depuración en frío o previa y la otra</w:t>
            </w:r>
            <w:r w:rsidR="00DE10AD" w:rsidRPr="00EA4D5F">
              <w:t>,</w:t>
            </w:r>
            <w:r w:rsidRPr="00EA4D5F">
              <w:t xml:space="preserve"> es la de impurezas líquidas calientes o clarificadas que llamamos cachaza.  Se retiran y almacenan en tanques llamados cachés</w:t>
            </w:r>
            <w:r w:rsidR="00DE10AD" w:rsidRPr="00EA4D5F">
              <w:t>,</w:t>
            </w:r>
            <w:r w:rsidRPr="00EA4D5F">
              <w:t xml:space="preserve"> cuando pasan a la zona de evaporación continúan purificándose, donde se elimina aproximadamente el 90</w:t>
            </w:r>
            <w:r w:rsidR="004016FD" w:rsidRPr="00EA4D5F">
              <w:t xml:space="preserve"> </w:t>
            </w:r>
            <w:r w:rsidRPr="00EA4D5F">
              <w:t>% del agua en una fase de transición de agua líquida a vapor utilizando el calor agregado.</w:t>
            </w:r>
          </w:p>
        </w:tc>
        <w:tc>
          <w:tcPr>
            <w:tcW w:w="3361" w:type="dxa"/>
            <w:shd w:val="clear" w:color="auto" w:fill="auto"/>
            <w:tcMar>
              <w:top w:w="100" w:type="dxa"/>
              <w:left w:w="100" w:type="dxa"/>
              <w:bottom w:w="100" w:type="dxa"/>
              <w:right w:w="100" w:type="dxa"/>
            </w:tcMar>
          </w:tcPr>
          <w:p w14:paraId="00000051" w14:textId="75F8D82B" w:rsidR="00BA5412" w:rsidRPr="00EA4D5F" w:rsidRDefault="002115D9">
            <w:pPr>
              <w:widowControl w:val="0"/>
              <w:spacing w:line="240" w:lineRule="auto"/>
            </w:pPr>
            <w:r w:rsidRPr="00EA4D5F">
              <w:t xml:space="preserve">Las pailas son de acero inoxidable </w:t>
            </w:r>
            <w:r w:rsidR="00DF1479" w:rsidRPr="00EA4D5F">
              <w:t>por</w:t>
            </w:r>
            <w:r w:rsidRPr="00EA4D5F">
              <w:t>que garantiza</w:t>
            </w:r>
            <w:r w:rsidR="00C40C55" w:rsidRPr="00EA4D5F">
              <w:t>n</w:t>
            </w:r>
            <w:r w:rsidRPr="00EA4D5F">
              <w:t xml:space="preserve"> su fácil limpieza y </w:t>
            </w:r>
            <w:r w:rsidR="00C40C55" w:rsidRPr="00EA4D5F">
              <w:t>la inocuidad del producto.</w:t>
            </w:r>
          </w:p>
        </w:tc>
      </w:tr>
      <w:tr w:rsidR="00EA4D5F" w:rsidRPr="00EA4D5F" w14:paraId="68161F58" w14:textId="77777777">
        <w:tc>
          <w:tcPr>
            <w:tcW w:w="1267" w:type="dxa"/>
            <w:shd w:val="clear" w:color="auto" w:fill="auto"/>
            <w:tcMar>
              <w:top w:w="100" w:type="dxa"/>
              <w:left w:w="100" w:type="dxa"/>
              <w:bottom w:w="100" w:type="dxa"/>
              <w:right w:w="100" w:type="dxa"/>
            </w:tcMar>
          </w:tcPr>
          <w:p w14:paraId="00000052" w14:textId="77777777" w:rsidR="00BA5412" w:rsidRPr="00EA4D5F" w:rsidRDefault="002115D9">
            <w:pPr>
              <w:widowControl w:val="0"/>
              <w:spacing w:line="240" w:lineRule="auto"/>
              <w:rPr>
                <w:b/>
              </w:rPr>
            </w:pPr>
            <w:r w:rsidRPr="00EA4D5F">
              <w:rPr>
                <w:b/>
              </w:rPr>
              <w:t>4</w:t>
            </w:r>
          </w:p>
        </w:tc>
        <w:tc>
          <w:tcPr>
            <w:tcW w:w="2953" w:type="dxa"/>
            <w:shd w:val="clear" w:color="auto" w:fill="auto"/>
            <w:tcMar>
              <w:top w:w="100" w:type="dxa"/>
              <w:left w:w="100" w:type="dxa"/>
              <w:bottom w:w="100" w:type="dxa"/>
              <w:right w:w="100" w:type="dxa"/>
            </w:tcMar>
          </w:tcPr>
          <w:p w14:paraId="00000053" w14:textId="77777777" w:rsidR="00BA5412" w:rsidRPr="001B7C41" w:rsidRDefault="00000000">
            <w:pPr>
              <w:widowControl w:val="0"/>
              <w:spacing w:line="240" w:lineRule="auto"/>
            </w:pPr>
            <w:sdt>
              <w:sdtPr>
                <w:tag w:val="goog_rdk_4"/>
                <w:id w:val="743686131"/>
              </w:sdtPr>
              <w:sdtContent>
                <w:commentRangeStart w:id="7"/>
              </w:sdtContent>
            </w:sdt>
            <w:r w:rsidR="002115D9" w:rsidRPr="001B7C41">
              <w:rPr>
                <w:noProof/>
              </w:rPr>
              <w:drawing>
                <wp:inline distT="0" distB="0" distL="0" distR="0" wp14:anchorId="4BE933F8" wp14:editId="4C7B9AF8">
                  <wp:extent cx="1641477" cy="1149034"/>
                  <wp:effectExtent l="0" t="0" r="0" b="0"/>
                  <wp:docPr id="21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5"/>
                          <a:srcRect/>
                          <a:stretch>
                            <a:fillRect/>
                          </a:stretch>
                        </pic:blipFill>
                        <pic:spPr>
                          <a:xfrm>
                            <a:off x="0" y="0"/>
                            <a:ext cx="1641477" cy="1149034"/>
                          </a:xfrm>
                          <a:prstGeom prst="rect">
                            <a:avLst/>
                          </a:prstGeom>
                          <a:ln/>
                        </pic:spPr>
                      </pic:pic>
                    </a:graphicData>
                  </a:graphic>
                </wp:inline>
              </w:drawing>
            </w:r>
            <w:commentRangeEnd w:id="7"/>
            <w:r w:rsidR="002115D9" w:rsidRPr="00EA4D5F">
              <w:commentReference w:id="7"/>
            </w:r>
          </w:p>
        </w:tc>
        <w:tc>
          <w:tcPr>
            <w:tcW w:w="1840" w:type="dxa"/>
            <w:shd w:val="clear" w:color="auto" w:fill="auto"/>
            <w:tcMar>
              <w:top w:w="100" w:type="dxa"/>
              <w:left w:w="100" w:type="dxa"/>
              <w:bottom w:w="100" w:type="dxa"/>
              <w:right w:w="100" w:type="dxa"/>
            </w:tcMar>
          </w:tcPr>
          <w:p w14:paraId="00000054" w14:textId="77777777" w:rsidR="00BA5412" w:rsidRPr="00EA4D5F" w:rsidRDefault="002115D9">
            <w:pPr>
              <w:widowControl w:val="0"/>
              <w:spacing w:line="240" w:lineRule="auto"/>
            </w:pPr>
            <w:r w:rsidRPr="00EA4D5F">
              <w:t>música de fondo</w:t>
            </w:r>
          </w:p>
        </w:tc>
        <w:tc>
          <w:tcPr>
            <w:tcW w:w="3991" w:type="dxa"/>
            <w:shd w:val="clear" w:color="auto" w:fill="auto"/>
            <w:tcMar>
              <w:top w:w="100" w:type="dxa"/>
              <w:left w:w="100" w:type="dxa"/>
              <w:bottom w:w="100" w:type="dxa"/>
              <w:right w:w="100" w:type="dxa"/>
            </w:tcMar>
          </w:tcPr>
          <w:p w14:paraId="578F64A1" w14:textId="77777777" w:rsidR="00423E11" w:rsidRPr="00EA4D5F" w:rsidRDefault="00423E11" w:rsidP="00423E11">
            <w:pPr>
              <w:widowControl w:val="0"/>
              <w:spacing w:line="240" w:lineRule="auto"/>
            </w:pPr>
            <w:r w:rsidRPr="00EA4D5F">
              <w:t>Las pailas donde se fabrica la panela son de acero inoxidable ya que este garantiza la inocuidad del producto, debido a su fácil limpieza y descontaminación.</w:t>
            </w:r>
          </w:p>
          <w:p w14:paraId="00000055" w14:textId="1AB6591D" w:rsidR="00BA5412" w:rsidRPr="00EA4D5F" w:rsidRDefault="00423E11" w:rsidP="00423E11">
            <w:pPr>
              <w:widowControl w:val="0"/>
              <w:spacing w:line="240" w:lineRule="auto"/>
            </w:pPr>
            <w:r w:rsidRPr="00EA4D5F">
              <w:t>El punteo, o concentración, es la etapa final en la que la miel alcanza una temperatura superior a los 100</w:t>
            </w:r>
            <w:r w:rsidR="004016FD" w:rsidRPr="00EA4D5F">
              <w:t xml:space="preserve"> </w:t>
            </w:r>
            <w:r w:rsidRPr="00EA4D5F">
              <w:t xml:space="preserve">°C y culmina en el proceso de formación; si es necesario aislar la sala de otros procesos, se debe tener el mayor </w:t>
            </w:r>
            <w:r w:rsidRPr="00EA4D5F">
              <w:lastRenderedPageBreak/>
              <w:t xml:space="preserve">cuidado para evitar cualquier contaminación del producto, acortando su tiempo de </w:t>
            </w:r>
            <w:r w:rsidR="004420F4" w:rsidRPr="00EA4D5F">
              <w:t>almacenamiento</w:t>
            </w:r>
            <w:r w:rsidRPr="00EA4D5F">
              <w:t>, el lugar debe estar libre de la presencia de insectos y animales. El instrumento debe cambiarse al menos cada cuatro horas después del lavado y debe agregarse cal para reducir la fermentación causada por los desechos orgánicos.</w:t>
            </w:r>
          </w:p>
        </w:tc>
        <w:tc>
          <w:tcPr>
            <w:tcW w:w="3361" w:type="dxa"/>
            <w:shd w:val="clear" w:color="auto" w:fill="auto"/>
            <w:tcMar>
              <w:top w:w="100" w:type="dxa"/>
              <w:left w:w="100" w:type="dxa"/>
              <w:bottom w:w="100" w:type="dxa"/>
              <w:right w:w="100" w:type="dxa"/>
            </w:tcMar>
          </w:tcPr>
          <w:p w14:paraId="00000056" w14:textId="77777777" w:rsidR="00BA5412" w:rsidRPr="00EA4D5F" w:rsidRDefault="002115D9">
            <w:pPr>
              <w:widowControl w:val="0"/>
              <w:spacing w:line="240" w:lineRule="auto"/>
            </w:pPr>
            <w:r w:rsidRPr="00EA4D5F">
              <w:lastRenderedPageBreak/>
              <w:t xml:space="preserve">Para la fase final el espacio debe estar libre de insectos y animales. </w:t>
            </w:r>
          </w:p>
        </w:tc>
      </w:tr>
      <w:tr w:rsidR="00EA4D5F" w:rsidRPr="00EA4D5F" w14:paraId="5B6B2BA9" w14:textId="77777777">
        <w:tc>
          <w:tcPr>
            <w:tcW w:w="1267" w:type="dxa"/>
            <w:shd w:val="clear" w:color="auto" w:fill="auto"/>
            <w:tcMar>
              <w:top w:w="100" w:type="dxa"/>
              <w:left w:w="100" w:type="dxa"/>
              <w:bottom w:w="100" w:type="dxa"/>
              <w:right w:w="100" w:type="dxa"/>
            </w:tcMar>
          </w:tcPr>
          <w:p w14:paraId="00000057" w14:textId="77777777" w:rsidR="00BA5412" w:rsidRPr="00EA4D5F" w:rsidRDefault="002115D9">
            <w:pPr>
              <w:widowControl w:val="0"/>
              <w:spacing w:line="240" w:lineRule="auto"/>
              <w:rPr>
                <w:b/>
              </w:rPr>
            </w:pPr>
            <w:r w:rsidRPr="00EA4D5F">
              <w:rPr>
                <w:b/>
              </w:rPr>
              <w:t>5</w:t>
            </w:r>
          </w:p>
        </w:tc>
        <w:tc>
          <w:tcPr>
            <w:tcW w:w="2953" w:type="dxa"/>
            <w:shd w:val="clear" w:color="auto" w:fill="auto"/>
            <w:tcMar>
              <w:top w:w="100" w:type="dxa"/>
              <w:left w:w="100" w:type="dxa"/>
              <w:bottom w:w="100" w:type="dxa"/>
              <w:right w:w="100" w:type="dxa"/>
            </w:tcMar>
          </w:tcPr>
          <w:p w14:paraId="00000058" w14:textId="77777777" w:rsidR="00BA5412" w:rsidRPr="001B7C41" w:rsidRDefault="00000000">
            <w:pPr>
              <w:widowControl w:val="0"/>
              <w:spacing w:line="240" w:lineRule="auto"/>
            </w:pPr>
            <w:sdt>
              <w:sdtPr>
                <w:tag w:val="goog_rdk_5"/>
                <w:id w:val="1736051702"/>
              </w:sdtPr>
              <w:sdtContent>
                <w:commentRangeStart w:id="8"/>
              </w:sdtContent>
            </w:sdt>
            <w:r w:rsidR="002115D9" w:rsidRPr="001B7C41">
              <w:rPr>
                <w:noProof/>
              </w:rPr>
              <w:drawing>
                <wp:inline distT="0" distB="0" distL="0" distR="0" wp14:anchorId="3CF4E8D2" wp14:editId="1A949A21">
                  <wp:extent cx="1598458" cy="1116256"/>
                  <wp:effectExtent l="0" t="0" r="0" b="0"/>
                  <wp:docPr id="21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6"/>
                          <a:srcRect/>
                          <a:stretch>
                            <a:fillRect/>
                          </a:stretch>
                        </pic:blipFill>
                        <pic:spPr>
                          <a:xfrm>
                            <a:off x="0" y="0"/>
                            <a:ext cx="1598458" cy="1116256"/>
                          </a:xfrm>
                          <a:prstGeom prst="rect">
                            <a:avLst/>
                          </a:prstGeom>
                          <a:ln/>
                        </pic:spPr>
                      </pic:pic>
                    </a:graphicData>
                  </a:graphic>
                </wp:inline>
              </w:drawing>
            </w:r>
            <w:commentRangeEnd w:id="8"/>
            <w:r w:rsidR="002115D9" w:rsidRPr="00EA4D5F">
              <w:commentReference w:id="8"/>
            </w:r>
          </w:p>
        </w:tc>
        <w:tc>
          <w:tcPr>
            <w:tcW w:w="1840" w:type="dxa"/>
            <w:shd w:val="clear" w:color="auto" w:fill="auto"/>
            <w:tcMar>
              <w:top w:w="100" w:type="dxa"/>
              <w:left w:w="100" w:type="dxa"/>
              <w:bottom w:w="100" w:type="dxa"/>
              <w:right w:w="100" w:type="dxa"/>
            </w:tcMar>
          </w:tcPr>
          <w:p w14:paraId="00000059" w14:textId="77777777" w:rsidR="00BA5412" w:rsidRPr="00EA4D5F" w:rsidRDefault="002115D9">
            <w:pPr>
              <w:widowControl w:val="0"/>
              <w:spacing w:line="240" w:lineRule="auto"/>
            </w:pPr>
            <w:r w:rsidRPr="00EA4D5F">
              <w:t>música de fondo</w:t>
            </w:r>
          </w:p>
        </w:tc>
        <w:tc>
          <w:tcPr>
            <w:tcW w:w="3991" w:type="dxa"/>
            <w:shd w:val="clear" w:color="auto" w:fill="auto"/>
            <w:tcMar>
              <w:top w:w="100" w:type="dxa"/>
              <w:left w:w="100" w:type="dxa"/>
              <w:bottom w:w="100" w:type="dxa"/>
              <w:right w:w="100" w:type="dxa"/>
            </w:tcMar>
          </w:tcPr>
          <w:p w14:paraId="0000005A" w14:textId="1B7A8ECE" w:rsidR="00BA5412" w:rsidRPr="00EA4D5F" w:rsidRDefault="00423E11">
            <w:pPr>
              <w:widowControl w:val="0"/>
              <w:spacing w:line="240" w:lineRule="auto"/>
            </w:pPr>
            <w:bookmarkStart w:id="9" w:name="_heading=h.3znysh7" w:colFirst="0" w:colLast="0"/>
            <w:bookmarkEnd w:id="9"/>
            <w:r w:rsidRPr="00EA4D5F">
              <w:t>Se realiza el esparcido de</w:t>
            </w:r>
            <w:r w:rsidR="004420F4" w:rsidRPr="00EA4D5F">
              <w:t>l jarabe</w:t>
            </w:r>
            <w:r w:rsidR="00197821" w:rsidRPr="00EA4D5F">
              <w:t xml:space="preserve"> </w:t>
            </w:r>
            <w:r w:rsidRPr="00EA4D5F">
              <w:t xml:space="preserve">sobre los moldes, se deja durante un tiempo prudente </w:t>
            </w:r>
            <w:r w:rsidR="004420F4" w:rsidRPr="00EA4D5F">
              <w:t xml:space="preserve">para </w:t>
            </w:r>
            <w:r w:rsidRPr="00EA4D5F">
              <w:t>que llegue a la temperatura ideal</w:t>
            </w:r>
            <w:r w:rsidR="004420F4" w:rsidRPr="00EA4D5F">
              <w:t xml:space="preserve"> de enfriamiento</w:t>
            </w:r>
            <w:r w:rsidRPr="00EA4D5F">
              <w:t xml:space="preserve"> y se procede a realizar el desmontado</w:t>
            </w:r>
            <w:r w:rsidR="004420F4" w:rsidRPr="00EA4D5F">
              <w:t>.</w:t>
            </w:r>
            <w:r w:rsidRPr="00EA4D5F">
              <w:t xml:space="preserve"> </w:t>
            </w:r>
            <w:r w:rsidR="004420F4" w:rsidRPr="00EA4D5F">
              <w:t>P</w:t>
            </w:r>
            <w:r w:rsidRPr="00EA4D5F">
              <w:t>osteriormente</w:t>
            </w:r>
            <w:r w:rsidR="004420F4" w:rsidRPr="00EA4D5F">
              <w:t>,</w:t>
            </w:r>
            <w:r w:rsidRPr="00EA4D5F">
              <w:t xml:space="preserve"> se lleva al área de empaque</w:t>
            </w:r>
            <w:r w:rsidR="004420F4" w:rsidRPr="00EA4D5F">
              <w:t>.</w:t>
            </w:r>
            <w:r w:rsidRPr="00EA4D5F">
              <w:t xml:space="preserve"> </w:t>
            </w:r>
            <w:r w:rsidR="004420F4" w:rsidRPr="00EA4D5F">
              <w:t>L</w:t>
            </w:r>
            <w:r w:rsidRPr="00EA4D5F">
              <w:t>a panela se protege de cualquier tipo de contaminación</w:t>
            </w:r>
            <w:r w:rsidR="004420F4" w:rsidRPr="00EA4D5F">
              <w:t>, inclusive en los procesos</w:t>
            </w:r>
            <w:r w:rsidRPr="00EA4D5F">
              <w:t xml:space="preserve"> transporte.</w:t>
            </w:r>
          </w:p>
        </w:tc>
        <w:tc>
          <w:tcPr>
            <w:tcW w:w="3361" w:type="dxa"/>
            <w:shd w:val="clear" w:color="auto" w:fill="auto"/>
            <w:tcMar>
              <w:top w:w="100" w:type="dxa"/>
              <w:left w:w="100" w:type="dxa"/>
              <w:bottom w:w="100" w:type="dxa"/>
              <w:right w:w="100" w:type="dxa"/>
            </w:tcMar>
          </w:tcPr>
          <w:p w14:paraId="0000005B" w14:textId="71E6F5BB" w:rsidR="00BA5412" w:rsidRPr="00EA4D5F" w:rsidRDefault="002115D9">
            <w:pPr>
              <w:widowControl w:val="0"/>
              <w:spacing w:line="240" w:lineRule="auto"/>
            </w:pPr>
            <w:r w:rsidRPr="00EA4D5F">
              <w:t>En todas las fases se debe proteger</w:t>
            </w:r>
            <w:r w:rsidR="004016FD" w:rsidRPr="00EA4D5F">
              <w:t xml:space="preserve"> la producción panelera</w:t>
            </w:r>
            <w:r w:rsidRPr="00EA4D5F">
              <w:t xml:space="preserve"> de agentes contaminantes. </w:t>
            </w:r>
          </w:p>
        </w:tc>
      </w:tr>
      <w:tr w:rsidR="00BA5412" w:rsidRPr="00EA4D5F" w14:paraId="3976E0FD" w14:textId="77777777">
        <w:trPr>
          <w:trHeight w:val="420"/>
        </w:trPr>
        <w:tc>
          <w:tcPr>
            <w:tcW w:w="1267" w:type="dxa"/>
            <w:shd w:val="clear" w:color="auto" w:fill="auto"/>
            <w:tcMar>
              <w:top w:w="100" w:type="dxa"/>
              <w:left w:w="100" w:type="dxa"/>
              <w:bottom w:w="100" w:type="dxa"/>
              <w:right w:w="100" w:type="dxa"/>
            </w:tcMar>
          </w:tcPr>
          <w:p w14:paraId="0000005C" w14:textId="77777777" w:rsidR="00BA5412" w:rsidRPr="00EA4D5F" w:rsidRDefault="002115D9">
            <w:pPr>
              <w:widowControl w:val="0"/>
              <w:spacing w:line="240" w:lineRule="auto"/>
              <w:rPr>
                <w:b/>
              </w:rPr>
            </w:pPr>
            <w:r w:rsidRPr="00EA4D5F">
              <w:rPr>
                <w:b/>
              </w:rPr>
              <w:t>Nombre del archivo</w:t>
            </w:r>
          </w:p>
        </w:tc>
        <w:tc>
          <w:tcPr>
            <w:tcW w:w="8784" w:type="dxa"/>
            <w:gridSpan w:val="3"/>
            <w:shd w:val="clear" w:color="auto" w:fill="auto"/>
            <w:tcMar>
              <w:top w:w="100" w:type="dxa"/>
              <w:left w:w="100" w:type="dxa"/>
              <w:bottom w:w="100" w:type="dxa"/>
              <w:right w:w="100" w:type="dxa"/>
            </w:tcMar>
          </w:tcPr>
          <w:p w14:paraId="0000005D" w14:textId="77777777" w:rsidR="00BA5412" w:rsidRPr="00EA4D5F" w:rsidRDefault="002115D9">
            <w:pPr>
              <w:widowControl w:val="0"/>
              <w:spacing w:line="240" w:lineRule="auto"/>
            </w:pPr>
            <w:r w:rsidRPr="00EA4D5F">
              <w:t>635700_v1</w:t>
            </w:r>
          </w:p>
        </w:tc>
        <w:tc>
          <w:tcPr>
            <w:tcW w:w="3361" w:type="dxa"/>
            <w:shd w:val="clear" w:color="auto" w:fill="auto"/>
            <w:tcMar>
              <w:top w:w="100" w:type="dxa"/>
              <w:left w:w="100" w:type="dxa"/>
              <w:bottom w:w="100" w:type="dxa"/>
              <w:right w:w="100" w:type="dxa"/>
            </w:tcMar>
          </w:tcPr>
          <w:p w14:paraId="00000060" w14:textId="77777777" w:rsidR="00BA5412" w:rsidRPr="00EA4D5F" w:rsidRDefault="00BA5412">
            <w:pPr>
              <w:widowControl w:val="0"/>
              <w:spacing w:line="240" w:lineRule="auto"/>
            </w:pPr>
          </w:p>
        </w:tc>
      </w:tr>
    </w:tbl>
    <w:p w14:paraId="00000061" w14:textId="77777777" w:rsidR="00BA5412" w:rsidRPr="00EA4D5F" w:rsidRDefault="00BA5412">
      <w:pPr>
        <w:rPr>
          <w:i/>
        </w:rPr>
      </w:pPr>
    </w:p>
    <w:p w14:paraId="00000062" w14:textId="77777777" w:rsidR="00BA5412" w:rsidRPr="00EA4D5F" w:rsidRDefault="002115D9">
      <w:pPr>
        <w:shd w:val="clear" w:color="auto" w:fill="FFFFFF"/>
        <w:spacing w:before="240" w:line="240" w:lineRule="auto"/>
        <w:rPr>
          <w:b/>
        </w:rPr>
      </w:pPr>
      <w:r w:rsidRPr="00EA4D5F">
        <w:rPr>
          <w:b/>
        </w:rPr>
        <w:t>1. Cristalización y tipo de productos</w:t>
      </w:r>
    </w:p>
    <w:p w14:paraId="00000063" w14:textId="77777777" w:rsidR="00BA5412" w:rsidRPr="001B7C41" w:rsidRDefault="00BA5412">
      <w:pPr>
        <w:spacing w:line="240" w:lineRule="auto"/>
        <w:jc w:val="both"/>
      </w:pPr>
    </w:p>
    <w:tbl>
      <w:tblPr>
        <w:tblStyle w:val="af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EA4D5F" w:rsidRPr="00EA4D5F" w14:paraId="20A227A6" w14:textId="77777777">
        <w:trPr>
          <w:trHeight w:val="444"/>
        </w:trPr>
        <w:tc>
          <w:tcPr>
            <w:tcW w:w="13422" w:type="dxa"/>
            <w:shd w:val="clear" w:color="auto" w:fill="8DB3E2"/>
          </w:tcPr>
          <w:p w14:paraId="00000064" w14:textId="77777777" w:rsidR="00BA5412" w:rsidRPr="00EA4D5F" w:rsidRDefault="002115D9">
            <w:pPr>
              <w:pStyle w:val="Ttulo1"/>
              <w:jc w:val="center"/>
              <w:outlineLvl w:val="0"/>
              <w:rPr>
                <w:sz w:val="22"/>
                <w:szCs w:val="22"/>
              </w:rPr>
            </w:pPr>
            <w:r w:rsidRPr="00EA4D5F">
              <w:rPr>
                <w:sz w:val="22"/>
                <w:szCs w:val="22"/>
              </w:rPr>
              <w:lastRenderedPageBreak/>
              <w:t>Cuadro de texto</w:t>
            </w:r>
          </w:p>
        </w:tc>
      </w:tr>
      <w:tr w:rsidR="00BA5412" w:rsidRPr="00EA4D5F" w14:paraId="07D7C7B3" w14:textId="77777777">
        <w:tc>
          <w:tcPr>
            <w:tcW w:w="13422" w:type="dxa"/>
          </w:tcPr>
          <w:p w14:paraId="00000065" w14:textId="2A64390E" w:rsidR="00BA5412" w:rsidRPr="001B7C41" w:rsidRDefault="00B83EFE">
            <w:r w:rsidRPr="00EA4D5F">
              <w:t xml:space="preserve">Este proceso puede tardar de 2 a 3 horas dependiendo del tipo de </w:t>
            </w:r>
            <w:r w:rsidR="00210CA4" w:rsidRPr="00EA4D5F">
              <w:t>molino que</w:t>
            </w:r>
            <w:r w:rsidRPr="00EA4D5F">
              <w:t xml:space="preserve"> es una máquina con tres rodillos acanalados (pequeños) para extraer y separar el jugo o guarapo y el bagazo. Hay molinos de martillos horizontales que funcionan con un motor eléctrico o fuerza hidráulica</w:t>
            </w:r>
            <w:r w:rsidR="00835A74" w:rsidRPr="00EA4D5F">
              <w:t xml:space="preserve"> y</w:t>
            </w:r>
            <w:r w:rsidRPr="00EA4D5F">
              <w:t xml:space="preserve"> molinos de martillos verticales que funcionan con tracción animal.</w:t>
            </w:r>
            <w:r w:rsidR="00C76D12" w:rsidRPr="00EA4D5F">
              <w:t xml:space="preserve"> </w:t>
            </w:r>
            <w:r w:rsidRPr="00EA4D5F">
              <w:t>Dependiendo de la rusticidad de la variedad</w:t>
            </w:r>
            <w:r w:rsidR="00162F8F" w:rsidRPr="00EA4D5F">
              <w:t xml:space="preserve"> de </w:t>
            </w:r>
            <w:r w:rsidRPr="00EA4D5F">
              <w:t>la caña de azúcar</w:t>
            </w:r>
            <w:r w:rsidR="00162F8F" w:rsidRPr="00EA4D5F">
              <w:t>,</w:t>
            </w:r>
            <w:r w:rsidRPr="00EA4D5F">
              <w:t xml:space="preserve"> debe ser picada y colocada en una licuadora de tres compartimientos para facilitar </w:t>
            </w:r>
            <w:r w:rsidR="00162F8F" w:rsidRPr="00EA4D5F">
              <w:t>la extracción d</w:t>
            </w:r>
            <w:r w:rsidRPr="00EA4D5F">
              <w:t>el jugo. El equipo mecánico debe contar con un motor de 5 caballos de fuerza</w:t>
            </w:r>
            <w:r w:rsidR="00EE295B" w:rsidRPr="00EA4D5F">
              <w:t>,</w:t>
            </w:r>
            <w:r w:rsidRPr="00EA4D5F">
              <w:t xml:space="preserve"> el cual también debe ser un motor de combustión interna a 2000 rpm.</w:t>
            </w:r>
          </w:p>
        </w:tc>
      </w:tr>
    </w:tbl>
    <w:p w14:paraId="00000066" w14:textId="77777777" w:rsidR="00BA5412" w:rsidRPr="00EA4D5F" w:rsidRDefault="00BA5412"/>
    <w:p w14:paraId="00000067" w14:textId="77777777" w:rsidR="00BA5412" w:rsidRPr="001B7C41" w:rsidRDefault="002115D9">
      <w:pPr>
        <w:numPr>
          <w:ilvl w:val="1"/>
          <w:numId w:val="3"/>
        </w:numPr>
        <w:pBdr>
          <w:top w:val="nil"/>
          <w:left w:val="nil"/>
          <w:bottom w:val="nil"/>
          <w:right w:val="nil"/>
          <w:between w:val="nil"/>
        </w:pBdr>
      </w:pPr>
      <w:bookmarkStart w:id="10" w:name="_heading=h.2et92p0" w:colFirst="0" w:colLast="0"/>
      <w:bookmarkEnd w:id="10"/>
      <w:r w:rsidRPr="001B7C41">
        <w:t>Proceso de concentración de jugo de caña (cocinar jugo)</w:t>
      </w:r>
    </w:p>
    <w:tbl>
      <w:tblPr>
        <w:tblStyle w:val="aff7"/>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EA4D5F" w:rsidRPr="00EA4D5F" w14:paraId="7C14E0EF" w14:textId="77777777">
        <w:trPr>
          <w:trHeight w:val="580"/>
        </w:trPr>
        <w:tc>
          <w:tcPr>
            <w:tcW w:w="1534" w:type="dxa"/>
            <w:shd w:val="clear" w:color="auto" w:fill="C9DAF8"/>
            <w:tcMar>
              <w:top w:w="100" w:type="dxa"/>
              <w:left w:w="100" w:type="dxa"/>
              <w:bottom w:w="100" w:type="dxa"/>
              <w:right w:w="100" w:type="dxa"/>
            </w:tcMar>
          </w:tcPr>
          <w:p w14:paraId="00000068" w14:textId="77777777" w:rsidR="00BA5412" w:rsidRPr="00EA4D5F" w:rsidRDefault="002115D9">
            <w:pPr>
              <w:widowControl w:val="0"/>
              <w:spacing w:line="240" w:lineRule="auto"/>
              <w:jc w:val="center"/>
              <w:rPr>
                <w:b/>
              </w:rPr>
            </w:pPr>
            <w:r w:rsidRPr="00EA4D5F">
              <w:rPr>
                <w:b/>
              </w:rPr>
              <w:t>Tipo de recurso</w:t>
            </w:r>
          </w:p>
        </w:tc>
        <w:tc>
          <w:tcPr>
            <w:tcW w:w="11878" w:type="dxa"/>
            <w:gridSpan w:val="2"/>
            <w:shd w:val="clear" w:color="auto" w:fill="C9DAF8"/>
            <w:tcMar>
              <w:top w:w="100" w:type="dxa"/>
              <w:left w:w="100" w:type="dxa"/>
              <w:bottom w:w="100" w:type="dxa"/>
              <w:right w:w="100" w:type="dxa"/>
            </w:tcMar>
          </w:tcPr>
          <w:p w14:paraId="00000069" w14:textId="77777777" w:rsidR="00BA5412" w:rsidRPr="00EA4D5F" w:rsidRDefault="002115D9">
            <w:pPr>
              <w:pStyle w:val="Ttulo"/>
              <w:widowControl w:val="0"/>
              <w:spacing w:line="240" w:lineRule="auto"/>
              <w:jc w:val="center"/>
              <w:rPr>
                <w:sz w:val="22"/>
                <w:szCs w:val="22"/>
              </w:rPr>
            </w:pPr>
            <w:r w:rsidRPr="00EA4D5F">
              <w:rPr>
                <w:sz w:val="22"/>
                <w:szCs w:val="22"/>
              </w:rPr>
              <w:t>Carrusel de tarjetas</w:t>
            </w:r>
          </w:p>
        </w:tc>
      </w:tr>
      <w:tr w:rsidR="00EA4D5F" w:rsidRPr="00EA4D5F" w14:paraId="480638E5" w14:textId="77777777">
        <w:trPr>
          <w:trHeight w:val="420"/>
        </w:trPr>
        <w:tc>
          <w:tcPr>
            <w:tcW w:w="1534" w:type="dxa"/>
            <w:shd w:val="clear" w:color="auto" w:fill="auto"/>
            <w:tcMar>
              <w:top w:w="100" w:type="dxa"/>
              <w:left w:w="100" w:type="dxa"/>
              <w:bottom w:w="100" w:type="dxa"/>
              <w:right w:w="100" w:type="dxa"/>
            </w:tcMar>
          </w:tcPr>
          <w:p w14:paraId="0000006B" w14:textId="77777777" w:rsidR="00BA5412" w:rsidRPr="00EA4D5F" w:rsidRDefault="002115D9">
            <w:pPr>
              <w:widowControl w:val="0"/>
              <w:spacing w:line="240" w:lineRule="auto"/>
              <w:rPr>
                <w:b/>
              </w:rPr>
            </w:pPr>
            <w:r w:rsidRPr="00EA4D5F">
              <w:rPr>
                <w:b/>
              </w:rPr>
              <w:t>Introducción</w:t>
            </w:r>
          </w:p>
        </w:tc>
        <w:tc>
          <w:tcPr>
            <w:tcW w:w="11878" w:type="dxa"/>
            <w:gridSpan w:val="2"/>
            <w:shd w:val="clear" w:color="auto" w:fill="auto"/>
            <w:tcMar>
              <w:top w:w="100" w:type="dxa"/>
              <w:left w:w="100" w:type="dxa"/>
              <w:bottom w:w="100" w:type="dxa"/>
              <w:right w:w="100" w:type="dxa"/>
            </w:tcMar>
          </w:tcPr>
          <w:p w14:paraId="0000006C" w14:textId="77777777" w:rsidR="00BA5412" w:rsidRPr="00EA4D5F" w:rsidRDefault="002115D9">
            <w:pPr>
              <w:widowControl w:val="0"/>
              <w:spacing w:line="240" w:lineRule="auto"/>
            </w:pPr>
            <w:r w:rsidRPr="00EA4D5F">
              <w:t xml:space="preserve">A continuación, se muestra el proceso de concentración de jugo de caña. </w:t>
            </w:r>
          </w:p>
        </w:tc>
      </w:tr>
      <w:tr w:rsidR="00EA4D5F" w:rsidRPr="00EA4D5F" w14:paraId="6F747C28" w14:textId="77777777">
        <w:trPr>
          <w:trHeight w:val="420"/>
        </w:trPr>
        <w:tc>
          <w:tcPr>
            <w:tcW w:w="13412" w:type="dxa"/>
            <w:gridSpan w:val="3"/>
            <w:shd w:val="clear" w:color="auto" w:fill="auto"/>
            <w:tcMar>
              <w:top w:w="100" w:type="dxa"/>
              <w:left w:w="100" w:type="dxa"/>
              <w:bottom w:w="100" w:type="dxa"/>
              <w:right w:w="100" w:type="dxa"/>
            </w:tcMar>
          </w:tcPr>
          <w:p w14:paraId="0000006E" w14:textId="77777777" w:rsidR="00BA5412" w:rsidRPr="00EA4D5F" w:rsidRDefault="00000000">
            <w:pPr>
              <w:widowControl w:val="0"/>
              <w:spacing w:line="240" w:lineRule="auto"/>
              <w:jc w:val="center"/>
            </w:pPr>
            <w:sdt>
              <w:sdtPr>
                <w:tag w:val="goog_rdk_6"/>
                <w:id w:val="1669516794"/>
              </w:sdtPr>
              <w:sdtContent>
                <w:commentRangeStart w:id="11"/>
              </w:sdtContent>
            </w:sdt>
            <w:r w:rsidR="002115D9" w:rsidRPr="00EA4D5F">
              <w:rPr>
                <w:noProof/>
              </w:rPr>
              <w:drawing>
                <wp:inline distT="0" distB="0" distL="0" distR="0" wp14:anchorId="51E9B5A9" wp14:editId="0DEAEDCA">
                  <wp:extent cx="2734452" cy="1749667"/>
                  <wp:effectExtent l="0" t="0" r="0" b="0"/>
                  <wp:docPr id="22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b="8590"/>
                          <a:stretch>
                            <a:fillRect/>
                          </a:stretch>
                        </pic:blipFill>
                        <pic:spPr>
                          <a:xfrm>
                            <a:off x="0" y="0"/>
                            <a:ext cx="2734452" cy="1749667"/>
                          </a:xfrm>
                          <a:prstGeom prst="rect">
                            <a:avLst/>
                          </a:prstGeom>
                          <a:ln/>
                        </pic:spPr>
                      </pic:pic>
                    </a:graphicData>
                  </a:graphic>
                </wp:inline>
              </w:drawing>
            </w:r>
            <w:commentRangeEnd w:id="11"/>
            <w:r w:rsidR="002115D9" w:rsidRPr="001179E1">
              <w:commentReference w:id="11"/>
            </w:r>
          </w:p>
          <w:p w14:paraId="0000006F" w14:textId="77777777" w:rsidR="00BA5412" w:rsidRPr="001179E1" w:rsidRDefault="002115D9">
            <w:pPr>
              <w:widowControl w:val="0"/>
              <w:spacing w:line="240" w:lineRule="auto"/>
              <w:rPr>
                <w:b/>
              </w:rPr>
            </w:pPr>
            <w:r w:rsidRPr="00EA4D5F">
              <w:rPr>
                <w:b/>
              </w:rPr>
              <w:t xml:space="preserve">Imagen: </w:t>
            </w:r>
            <w:r w:rsidRPr="00EA4D5F">
              <w:t>635700_i1</w:t>
            </w:r>
          </w:p>
        </w:tc>
      </w:tr>
      <w:tr w:rsidR="00EA4D5F" w:rsidRPr="00EA4D5F" w14:paraId="441D2C7D" w14:textId="77777777">
        <w:trPr>
          <w:trHeight w:val="420"/>
        </w:trPr>
        <w:tc>
          <w:tcPr>
            <w:tcW w:w="8476" w:type="dxa"/>
            <w:gridSpan w:val="2"/>
            <w:shd w:val="clear" w:color="auto" w:fill="auto"/>
            <w:tcMar>
              <w:top w:w="100" w:type="dxa"/>
              <w:left w:w="100" w:type="dxa"/>
              <w:bottom w:w="100" w:type="dxa"/>
              <w:right w:w="100" w:type="dxa"/>
            </w:tcMar>
          </w:tcPr>
          <w:p w14:paraId="122E8CB8" w14:textId="77777777" w:rsidR="00C76D12" w:rsidRPr="001B7C41" w:rsidRDefault="00C76D12" w:rsidP="00C76D12">
            <w:pPr>
              <w:shd w:val="clear" w:color="auto" w:fill="FFFFFF"/>
            </w:pPr>
            <w:r w:rsidRPr="001B7C41">
              <w:lastRenderedPageBreak/>
              <w:t>Recepción de las materias primas</w:t>
            </w:r>
          </w:p>
          <w:p w14:paraId="09A38CEE" w14:textId="68AB7F79" w:rsidR="00BA5412" w:rsidRPr="001B7C41" w:rsidRDefault="00C76D12" w:rsidP="001B7C41">
            <w:pPr>
              <w:shd w:val="clear" w:color="auto" w:fill="FFFFFF"/>
              <w:ind w:left="720"/>
            </w:pPr>
            <w:r w:rsidRPr="001B7C41">
              <w:t xml:space="preserve">La recepción de las diferentes materias primas se </w:t>
            </w:r>
            <w:r w:rsidR="00575AFB" w:rsidRPr="001B7C41">
              <w:t>la efectúa en el</w:t>
            </w:r>
            <w:r w:rsidRPr="001B7C41">
              <w:t xml:space="preserve"> puente grúa, </w:t>
            </w:r>
            <w:r w:rsidR="00575AFB" w:rsidRPr="001B7C41">
              <w:t>el mismo que tiene una</w:t>
            </w:r>
            <w:r w:rsidRPr="001B7C41">
              <w:t xml:space="preserve"> capacidad nominal de 2000 kg</w:t>
            </w:r>
            <w:r w:rsidR="00575AFB" w:rsidRPr="001B7C41">
              <w:t xml:space="preserve"> por cada levantamiento</w:t>
            </w:r>
            <w:r w:rsidRPr="001B7C41">
              <w:t xml:space="preserve">, lo que asegura un flujo másico de caña de azúcar de hasta 6000 kg por hora, </w:t>
            </w:r>
            <w:r w:rsidR="00575AFB" w:rsidRPr="001B7C41">
              <w:t xml:space="preserve">este </w:t>
            </w:r>
            <w:r w:rsidRPr="001B7C41">
              <w:t xml:space="preserve">envía una señal a través de </w:t>
            </w:r>
            <w:r w:rsidR="00575AFB" w:rsidRPr="001B7C41">
              <w:t xml:space="preserve">la celda </w:t>
            </w:r>
            <w:r w:rsidRPr="001B7C41">
              <w:t>de carga a</w:t>
            </w:r>
            <w:r w:rsidR="00575AFB" w:rsidRPr="001B7C41">
              <w:t>l</w:t>
            </w:r>
            <w:r w:rsidRPr="001B7C41">
              <w:t xml:space="preserve"> computador </w:t>
            </w:r>
            <w:r w:rsidR="00575AFB" w:rsidRPr="001B7C41">
              <w:t xml:space="preserve">que se encuentra </w:t>
            </w:r>
            <w:r w:rsidRPr="001B7C41">
              <w:t>en el laboratorio</w:t>
            </w:r>
            <w:r w:rsidR="00575AFB" w:rsidRPr="001B7C41">
              <w:t xml:space="preserve"> y así poder llevar un control de calidad de </w:t>
            </w:r>
            <w:r w:rsidRPr="001B7C41">
              <w:t xml:space="preserve">materias primas </w:t>
            </w:r>
            <w:r w:rsidR="00575AFB" w:rsidRPr="001B7C41">
              <w:t>por</w:t>
            </w:r>
            <w:r w:rsidRPr="001B7C41">
              <w:t xml:space="preserve"> proveedor</w:t>
            </w:r>
            <w:r w:rsidR="00575AFB" w:rsidRPr="001B7C41">
              <w:t xml:space="preserve"> y sin</w:t>
            </w:r>
            <w:r w:rsidRPr="001B7C41">
              <w:t xml:space="preserve"> </w:t>
            </w:r>
            <w:r w:rsidR="00575AFB" w:rsidRPr="001B7C41">
              <w:t xml:space="preserve">poder alterar </w:t>
            </w:r>
            <w:r w:rsidRPr="001B7C41">
              <w:t xml:space="preserve">la información de pesaje de </w:t>
            </w:r>
            <w:r w:rsidR="00575AFB" w:rsidRPr="001B7C41">
              <w:t xml:space="preserve">las distintas </w:t>
            </w:r>
            <w:r w:rsidRPr="001B7C41">
              <w:t>materias primas</w:t>
            </w:r>
            <w:r w:rsidR="00386B50">
              <w:t>,</w:t>
            </w:r>
            <w:r w:rsidR="00575AFB" w:rsidRPr="001B7C41">
              <w:t xml:space="preserve"> (Granja &amp; Granja, 2013, p. 26)</w:t>
            </w:r>
            <w:r w:rsidR="00386B50">
              <w:t>.</w:t>
            </w:r>
          </w:p>
          <w:p w14:paraId="00000073" w14:textId="305F3728" w:rsidR="00800840" w:rsidRPr="001B7C41" w:rsidRDefault="00800840">
            <w:pPr>
              <w:shd w:val="clear" w:color="auto" w:fill="FFFFFF"/>
            </w:pPr>
          </w:p>
        </w:tc>
        <w:tc>
          <w:tcPr>
            <w:tcW w:w="4936" w:type="dxa"/>
            <w:shd w:val="clear" w:color="auto" w:fill="auto"/>
            <w:tcMar>
              <w:top w:w="100" w:type="dxa"/>
              <w:left w:w="100" w:type="dxa"/>
              <w:bottom w:w="100" w:type="dxa"/>
              <w:right w:w="100" w:type="dxa"/>
            </w:tcMar>
          </w:tcPr>
          <w:p w14:paraId="00000075" w14:textId="77777777" w:rsidR="00BA5412" w:rsidRPr="00EA4D5F" w:rsidRDefault="00000000">
            <w:pPr>
              <w:widowControl w:val="0"/>
              <w:spacing w:line="240" w:lineRule="auto"/>
            </w:pPr>
            <w:sdt>
              <w:sdtPr>
                <w:tag w:val="goog_rdk_7"/>
                <w:id w:val="-979924782"/>
              </w:sdtPr>
              <w:sdtContent>
                <w:commentRangeStart w:id="12"/>
              </w:sdtContent>
            </w:sdt>
            <w:r w:rsidR="002115D9" w:rsidRPr="00EA4D5F">
              <w:rPr>
                <w:noProof/>
              </w:rPr>
              <w:drawing>
                <wp:inline distT="0" distB="0" distL="0" distR="0" wp14:anchorId="08B10640" wp14:editId="0A496AA5">
                  <wp:extent cx="1672771" cy="1057700"/>
                  <wp:effectExtent l="0" t="0" r="0" b="0"/>
                  <wp:docPr id="219"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18"/>
                          <a:srcRect b="9886"/>
                          <a:stretch>
                            <a:fillRect/>
                          </a:stretch>
                        </pic:blipFill>
                        <pic:spPr>
                          <a:xfrm>
                            <a:off x="0" y="0"/>
                            <a:ext cx="1672771" cy="1057700"/>
                          </a:xfrm>
                          <a:prstGeom prst="rect">
                            <a:avLst/>
                          </a:prstGeom>
                          <a:ln/>
                        </pic:spPr>
                      </pic:pic>
                    </a:graphicData>
                  </a:graphic>
                </wp:inline>
              </w:drawing>
            </w:r>
            <w:commentRangeEnd w:id="12"/>
            <w:r w:rsidR="002115D9" w:rsidRPr="001179E1">
              <w:commentReference w:id="12"/>
            </w:r>
          </w:p>
          <w:p w14:paraId="00000076" w14:textId="77777777" w:rsidR="00BA5412" w:rsidRPr="00EA4D5F" w:rsidRDefault="00BA5412">
            <w:pPr>
              <w:widowControl w:val="0"/>
              <w:spacing w:line="240" w:lineRule="auto"/>
            </w:pPr>
          </w:p>
          <w:p w14:paraId="00000077" w14:textId="77777777" w:rsidR="00BA5412" w:rsidRPr="00EA4D5F" w:rsidRDefault="002115D9">
            <w:pPr>
              <w:widowControl w:val="0"/>
              <w:spacing w:line="240" w:lineRule="auto"/>
            </w:pPr>
            <w:r w:rsidRPr="00EA4D5F">
              <w:rPr>
                <w:b/>
              </w:rPr>
              <w:t xml:space="preserve">Imagen: </w:t>
            </w:r>
            <w:r w:rsidRPr="00EA4D5F">
              <w:t>635700_i2</w:t>
            </w:r>
          </w:p>
        </w:tc>
      </w:tr>
      <w:tr w:rsidR="00EA4D5F" w:rsidRPr="00EA4D5F" w14:paraId="1D4FBCF8" w14:textId="77777777">
        <w:trPr>
          <w:trHeight w:val="420"/>
        </w:trPr>
        <w:tc>
          <w:tcPr>
            <w:tcW w:w="8476" w:type="dxa"/>
            <w:gridSpan w:val="2"/>
            <w:shd w:val="clear" w:color="auto" w:fill="auto"/>
            <w:tcMar>
              <w:top w:w="100" w:type="dxa"/>
              <w:left w:w="100" w:type="dxa"/>
              <w:bottom w:w="100" w:type="dxa"/>
              <w:right w:w="100" w:type="dxa"/>
            </w:tcMar>
          </w:tcPr>
          <w:p w14:paraId="1811966D" w14:textId="77777777" w:rsidR="00C76D12" w:rsidRPr="001B7C41" w:rsidRDefault="00C76D12" w:rsidP="00C76D12">
            <w:pPr>
              <w:shd w:val="clear" w:color="auto" w:fill="FFFFFF"/>
            </w:pPr>
            <w:r w:rsidRPr="001B7C41">
              <w:t>Lavado y desfibrado de la caña de azúcar</w:t>
            </w:r>
          </w:p>
          <w:p w14:paraId="00000079" w14:textId="195E77C4" w:rsidR="00BA5412" w:rsidRPr="001B7C41" w:rsidRDefault="00905162" w:rsidP="00C76D12">
            <w:pPr>
              <w:shd w:val="clear" w:color="auto" w:fill="FFFFFF"/>
            </w:pPr>
            <w:r w:rsidRPr="001B7C41">
              <w:t>a través del tanque de lavado. El agua caliente para el enjuague proviene del circuito estanco de vacío y refrigeración del condensador barométrico, que aprovecha el calor residual de la evaporación del jugo claro. En el proceso de trituración de la caña de azúcar, hay dos aspectos básicos a distinguir</w:t>
            </w:r>
            <w:r w:rsidR="00F2580E" w:rsidRPr="001B7C41">
              <w:t xml:space="preserve">: 1) </w:t>
            </w:r>
            <w:r w:rsidRPr="001B7C41">
              <w:t>qu</w:t>
            </w:r>
            <w:r w:rsidR="00BA7807" w:rsidRPr="001B7C41">
              <w:t>e</w:t>
            </w:r>
            <w:r w:rsidRPr="001B7C41">
              <w:t xml:space="preserve"> es la producción mediante la rotura de la estructura dura de la caña y trituración de las células</w:t>
            </w:r>
            <w:r w:rsidR="00F2580E" w:rsidRPr="001B7C41">
              <w:t>;</w:t>
            </w:r>
            <w:r w:rsidRPr="001B7C41">
              <w:t xml:space="preserve"> </w:t>
            </w:r>
            <w:r w:rsidR="00F2580E" w:rsidRPr="001B7C41">
              <w:t>2</w:t>
            </w:r>
            <w:r w:rsidR="00AA0FDA" w:rsidRPr="001B7C41">
              <w:t>) la</w:t>
            </w:r>
            <w:r w:rsidRPr="001B7C41">
              <w:t xml:space="preserve"> producción de azúcar en sí</w:t>
            </w:r>
            <w:r w:rsidR="00F2580E" w:rsidRPr="001B7C41">
              <w:t>,</w:t>
            </w:r>
            <w:r w:rsidRPr="001B7C41">
              <w:t xml:space="preserve"> lo que es muy importante para lograr un alto rendimiento de trituración, así como una mayor eficiencia de extracción. Cuando se trabaja con una astilladora, las cuchillas </w:t>
            </w:r>
            <w:r w:rsidR="0064362F" w:rsidRPr="001B7C41">
              <w:t>cortan</w:t>
            </w:r>
            <w:r w:rsidRPr="001B7C41">
              <w:t xml:space="preserve"> el tronco </w:t>
            </w:r>
            <w:r w:rsidR="0064362F" w:rsidRPr="001B7C41">
              <w:t xml:space="preserve">en trozos </w:t>
            </w:r>
            <w:r w:rsidRPr="001B7C41">
              <w:t>cort</w:t>
            </w:r>
            <w:r w:rsidR="0064362F" w:rsidRPr="001B7C41">
              <w:t>o</w:t>
            </w:r>
            <w:r w:rsidRPr="001B7C41">
              <w:t>s, lo que permite una molienda más eficiente.</w:t>
            </w:r>
          </w:p>
        </w:tc>
        <w:tc>
          <w:tcPr>
            <w:tcW w:w="4936" w:type="dxa"/>
            <w:shd w:val="clear" w:color="auto" w:fill="auto"/>
            <w:tcMar>
              <w:top w:w="100" w:type="dxa"/>
              <w:left w:w="100" w:type="dxa"/>
              <w:bottom w:w="100" w:type="dxa"/>
              <w:right w:w="100" w:type="dxa"/>
            </w:tcMar>
          </w:tcPr>
          <w:p w14:paraId="0000007B" w14:textId="77777777" w:rsidR="00BA5412" w:rsidRPr="00EA4D5F" w:rsidRDefault="00000000">
            <w:pPr>
              <w:widowControl w:val="0"/>
              <w:spacing w:line="240" w:lineRule="auto"/>
              <w:rPr>
                <w:b/>
              </w:rPr>
            </w:pPr>
            <w:sdt>
              <w:sdtPr>
                <w:tag w:val="goog_rdk_8"/>
                <w:id w:val="1551957789"/>
              </w:sdtPr>
              <w:sdtContent>
                <w:commentRangeStart w:id="13"/>
              </w:sdtContent>
            </w:sdt>
            <w:r w:rsidR="002115D9" w:rsidRPr="00EA4D5F">
              <w:rPr>
                <w:b/>
                <w:noProof/>
              </w:rPr>
              <w:drawing>
                <wp:inline distT="0" distB="0" distL="0" distR="0" wp14:anchorId="3D8CE18E" wp14:editId="60B5E577">
                  <wp:extent cx="1751987" cy="1129741"/>
                  <wp:effectExtent l="0" t="0" r="0" b="0"/>
                  <wp:docPr id="226"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9"/>
                          <a:srcRect b="8100"/>
                          <a:stretch>
                            <a:fillRect/>
                          </a:stretch>
                        </pic:blipFill>
                        <pic:spPr>
                          <a:xfrm>
                            <a:off x="0" y="0"/>
                            <a:ext cx="1751987" cy="1129741"/>
                          </a:xfrm>
                          <a:prstGeom prst="rect">
                            <a:avLst/>
                          </a:prstGeom>
                          <a:ln/>
                        </pic:spPr>
                      </pic:pic>
                    </a:graphicData>
                  </a:graphic>
                </wp:inline>
              </w:drawing>
            </w:r>
            <w:commentRangeEnd w:id="13"/>
            <w:r w:rsidR="002115D9" w:rsidRPr="001179E1">
              <w:commentReference w:id="13"/>
            </w:r>
          </w:p>
          <w:p w14:paraId="0000007C" w14:textId="77777777" w:rsidR="00BA5412" w:rsidRPr="00EA4D5F" w:rsidRDefault="00BA5412">
            <w:pPr>
              <w:widowControl w:val="0"/>
              <w:spacing w:line="240" w:lineRule="auto"/>
              <w:rPr>
                <w:b/>
              </w:rPr>
            </w:pPr>
          </w:p>
          <w:p w14:paraId="0000007D" w14:textId="77777777" w:rsidR="00BA5412" w:rsidRPr="00EA4D5F" w:rsidRDefault="002115D9">
            <w:pPr>
              <w:widowControl w:val="0"/>
              <w:spacing w:line="240" w:lineRule="auto"/>
            </w:pPr>
            <w:r w:rsidRPr="00EA4D5F">
              <w:rPr>
                <w:b/>
              </w:rPr>
              <w:t xml:space="preserve">Imagen: </w:t>
            </w:r>
            <w:r w:rsidRPr="00EA4D5F">
              <w:t>635700_i3</w:t>
            </w:r>
          </w:p>
        </w:tc>
      </w:tr>
      <w:tr w:rsidR="00BA5412" w:rsidRPr="00EA4D5F" w14:paraId="7E755D2A" w14:textId="77777777">
        <w:trPr>
          <w:trHeight w:val="420"/>
        </w:trPr>
        <w:tc>
          <w:tcPr>
            <w:tcW w:w="8476" w:type="dxa"/>
            <w:gridSpan w:val="2"/>
            <w:shd w:val="clear" w:color="auto" w:fill="auto"/>
            <w:tcMar>
              <w:top w:w="100" w:type="dxa"/>
              <w:left w:w="100" w:type="dxa"/>
              <w:bottom w:w="100" w:type="dxa"/>
              <w:right w:w="100" w:type="dxa"/>
            </w:tcMar>
          </w:tcPr>
          <w:p w14:paraId="56BE0544" w14:textId="77777777" w:rsidR="00C76D12" w:rsidRPr="00D65647" w:rsidRDefault="00C76D12" w:rsidP="00C76D12">
            <w:pPr>
              <w:shd w:val="clear" w:color="auto" w:fill="FFFFFF"/>
              <w:rPr>
                <w:b/>
                <w:bCs/>
              </w:rPr>
            </w:pPr>
            <w:r w:rsidRPr="00D65647">
              <w:rPr>
                <w:b/>
                <w:bCs/>
              </w:rPr>
              <w:lastRenderedPageBreak/>
              <w:t>Molienda de la caña de azúcar</w:t>
            </w:r>
          </w:p>
          <w:p w14:paraId="0000007F" w14:textId="1D64D740" w:rsidR="00BA5412" w:rsidRPr="001B7C41" w:rsidRDefault="00905162" w:rsidP="00C76D12">
            <w:pPr>
              <w:shd w:val="clear" w:color="auto" w:fill="FFFFFF"/>
            </w:pPr>
            <w:r w:rsidRPr="001B7C41">
              <w:t>La caña molida se traslada a un exprimidor, donde se extrae el jugo en dos etapas con una capacidad nominal de 500 kg por hora y una relación de extracción del 60</w:t>
            </w:r>
            <w:r w:rsidR="006E0C71" w:rsidRPr="001B7C41">
              <w:t xml:space="preserve"> </w:t>
            </w:r>
            <w:r w:rsidRPr="001B7C41">
              <w:t>%. Un buen ajuste del molino según el tipo de caña, contenido de fibra y velocidad de molienda es fundamental para el correcto funcionamiento de la máquina, sin atascos y alto rendimiento de extracción. La puesta a punto del molino consiste en determinar la posición relativa más favorable de los tres martillos y la cuchilla central para conseguir las mejores condiciones de trituración y obtener los mejores resultados en el proceso de extracción de jugo.</w:t>
            </w:r>
          </w:p>
        </w:tc>
        <w:tc>
          <w:tcPr>
            <w:tcW w:w="4936" w:type="dxa"/>
            <w:shd w:val="clear" w:color="auto" w:fill="auto"/>
            <w:tcMar>
              <w:top w:w="100" w:type="dxa"/>
              <w:left w:w="100" w:type="dxa"/>
              <w:bottom w:w="100" w:type="dxa"/>
              <w:right w:w="100" w:type="dxa"/>
            </w:tcMar>
          </w:tcPr>
          <w:p w14:paraId="00000081" w14:textId="77777777" w:rsidR="00BA5412" w:rsidRPr="00EA4D5F" w:rsidRDefault="00000000">
            <w:pPr>
              <w:widowControl w:val="0"/>
              <w:spacing w:line="240" w:lineRule="auto"/>
              <w:rPr>
                <w:b/>
              </w:rPr>
            </w:pPr>
            <w:sdt>
              <w:sdtPr>
                <w:tag w:val="goog_rdk_9"/>
                <w:id w:val="773986805"/>
              </w:sdtPr>
              <w:sdtContent>
                <w:commentRangeStart w:id="14"/>
              </w:sdtContent>
            </w:sdt>
            <w:r w:rsidR="002115D9" w:rsidRPr="00EA4D5F">
              <w:rPr>
                <w:b/>
                <w:noProof/>
              </w:rPr>
              <w:drawing>
                <wp:inline distT="0" distB="0" distL="0" distR="0" wp14:anchorId="3D31011D" wp14:editId="1C048B2E">
                  <wp:extent cx="1859883" cy="1351771"/>
                  <wp:effectExtent l="0" t="0" r="0" b="0"/>
                  <wp:docPr id="224"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0"/>
                          <a:srcRect b="7217"/>
                          <a:stretch>
                            <a:fillRect/>
                          </a:stretch>
                        </pic:blipFill>
                        <pic:spPr>
                          <a:xfrm>
                            <a:off x="0" y="0"/>
                            <a:ext cx="1859883" cy="1351771"/>
                          </a:xfrm>
                          <a:prstGeom prst="rect">
                            <a:avLst/>
                          </a:prstGeom>
                          <a:ln/>
                        </pic:spPr>
                      </pic:pic>
                    </a:graphicData>
                  </a:graphic>
                </wp:inline>
              </w:drawing>
            </w:r>
            <w:commentRangeEnd w:id="14"/>
            <w:r w:rsidR="002115D9" w:rsidRPr="001179E1">
              <w:commentReference w:id="14"/>
            </w:r>
          </w:p>
          <w:p w14:paraId="00000082" w14:textId="77777777" w:rsidR="00BA5412" w:rsidRPr="00EA4D5F" w:rsidRDefault="00BA5412">
            <w:pPr>
              <w:widowControl w:val="0"/>
              <w:spacing w:line="240" w:lineRule="auto"/>
              <w:rPr>
                <w:b/>
              </w:rPr>
            </w:pPr>
          </w:p>
          <w:p w14:paraId="00000083" w14:textId="77777777" w:rsidR="00BA5412" w:rsidRPr="00EA4D5F" w:rsidRDefault="002115D9">
            <w:pPr>
              <w:widowControl w:val="0"/>
              <w:spacing w:line="240" w:lineRule="auto"/>
            </w:pPr>
            <w:r w:rsidRPr="00EA4D5F">
              <w:rPr>
                <w:b/>
              </w:rPr>
              <w:t xml:space="preserve">Imagen: </w:t>
            </w:r>
            <w:r w:rsidRPr="00EA4D5F">
              <w:t>635700_i4</w:t>
            </w:r>
          </w:p>
        </w:tc>
      </w:tr>
    </w:tbl>
    <w:p w14:paraId="00000084" w14:textId="77777777" w:rsidR="00BA5412" w:rsidRPr="00EA4D5F" w:rsidRDefault="00BA5412"/>
    <w:p w14:paraId="00000085" w14:textId="2AB902EB" w:rsidR="00BA5412" w:rsidRPr="00EA4D5F" w:rsidRDefault="002115D9">
      <w:r w:rsidRPr="00EA4D5F">
        <w:t>Limpieza del jugo</w:t>
      </w:r>
      <w:r w:rsidR="00141BA4">
        <w:t xml:space="preserve"> </w:t>
      </w:r>
    </w:p>
    <w:tbl>
      <w:tblPr>
        <w:tblStyle w:val="a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EA4D5F" w:rsidRPr="00EA4D5F" w14:paraId="77840698" w14:textId="77777777">
        <w:trPr>
          <w:trHeight w:val="110"/>
        </w:trPr>
        <w:tc>
          <w:tcPr>
            <w:tcW w:w="1432" w:type="dxa"/>
            <w:shd w:val="clear" w:color="auto" w:fill="C9DAF8"/>
            <w:tcMar>
              <w:top w:w="100" w:type="dxa"/>
              <w:left w:w="100" w:type="dxa"/>
              <w:bottom w:w="100" w:type="dxa"/>
              <w:right w:w="100" w:type="dxa"/>
            </w:tcMar>
          </w:tcPr>
          <w:p w14:paraId="00000086" w14:textId="77777777" w:rsidR="00BA5412" w:rsidRPr="00EA4D5F" w:rsidRDefault="002115D9">
            <w:pPr>
              <w:widowControl w:val="0"/>
              <w:pBdr>
                <w:top w:val="nil"/>
                <w:left w:val="nil"/>
                <w:bottom w:val="nil"/>
                <w:right w:val="nil"/>
                <w:between w:val="nil"/>
              </w:pBdr>
              <w:spacing w:line="240" w:lineRule="auto"/>
            </w:pPr>
            <w:r w:rsidRPr="00EA4D5F">
              <w:t>Tipo de recurso</w:t>
            </w:r>
          </w:p>
        </w:tc>
        <w:tc>
          <w:tcPr>
            <w:tcW w:w="11980" w:type="dxa"/>
            <w:shd w:val="clear" w:color="auto" w:fill="C9DAF8"/>
            <w:tcMar>
              <w:top w:w="100" w:type="dxa"/>
              <w:left w:w="100" w:type="dxa"/>
              <w:bottom w:w="100" w:type="dxa"/>
              <w:right w:w="100" w:type="dxa"/>
            </w:tcMar>
          </w:tcPr>
          <w:p w14:paraId="00000087" w14:textId="77777777" w:rsidR="00BA5412" w:rsidRPr="00EA4D5F" w:rsidRDefault="002115D9">
            <w:pPr>
              <w:pStyle w:val="Ttulo"/>
              <w:jc w:val="center"/>
              <w:rPr>
                <w:sz w:val="22"/>
                <w:szCs w:val="22"/>
              </w:rPr>
            </w:pPr>
            <w:r w:rsidRPr="00EA4D5F">
              <w:rPr>
                <w:sz w:val="22"/>
                <w:szCs w:val="22"/>
              </w:rPr>
              <w:t>Cajón de texto de color</w:t>
            </w:r>
          </w:p>
        </w:tc>
      </w:tr>
      <w:tr w:rsidR="00BA5412" w:rsidRPr="00EA4D5F" w14:paraId="1EFDFC9E" w14:textId="77777777">
        <w:trPr>
          <w:trHeight w:val="420"/>
        </w:trPr>
        <w:tc>
          <w:tcPr>
            <w:tcW w:w="13412" w:type="dxa"/>
            <w:gridSpan w:val="2"/>
            <w:shd w:val="clear" w:color="auto" w:fill="auto"/>
            <w:tcMar>
              <w:top w:w="100" w:type="dxa"/>
              <w:left w:w="100" w:type="dxa"/>
              <w:bottom w:w="100" w:type="dxa"/>
              <w:right w:w="100" w:type="dxa"/>
            </w:tcMar>
          </w:tcPr>
          <w:p w14:paraId="63519BC2" w14:textId="1765ADA6" w:rsidR="009475C2" w:rsidRPr="001B7C41" w:rsidRDefault="008D5E86" w:rsidP="009475C2">
            <w:pPr>
              <w:spacing w:after="120" w:line="240" w:lineRule="auto"/>
              <w:ind w:left="720"/>
            </w:pPr>
            <w:r w:rsidRPr="001B7C41">
              <w:t>E</w:t>
            </w:r>
            <w:r w:rsidR="00C76D12" w:rsidRPr="001B7C41">
              <w:t xml:space="preserve">l jugo </w:t>
            </w:r>
            <w:r w:rsidR="00905C43" w:rsidRPr="001B7C41">
              <w:t xml:space="preserve">extraído </w:t>
            </w:r>
            <w:r w:rsidR="00C76D12" w:rsidRPr="001B7C41">
              <w:t>de la caña</w:t>
            </w:r>
            <w:r w:rsidR="00905C43" w:rsidRPr="001B7C41">
              <w:t xml:space="preserve"> por los molinos</w:t>
            </w:r>
            <w:r w:rsidR="00C76D12" w:rsidRPr="001B7C41">
              <w:t xml:space="preserve"> es una solución </w:t>
            </w:r>
            <w:r w:rsidR="00905C43" w:rsidRPr="001B7C41">
              <w:t xml:space="preserve">compuesta </w:t>
            </w:r>
            <w:r w:rsidR="00C76D12" w:rsidRPr="001B7C41">
              <w:t xml:space="preserve">por </w:t>
            </w:r>
            <w:r w:rsidR="00905C43" w:rsidRPr="001B7C41">
              <w:t>materiales</w:t>
            </w:r>
            <w:r w:rsidR="00C76D12" w:rsidRPr="001B7C41">
              <w:t xml:space="preserve"> de </w:t>
            </w:r>
            <w:r w:rsidR="00905C43" w:rsidRPr="001B7C41">
              <w:t xml:space="preserve">todos los </w:t>
            </w:r>
            <w:r w:rsidR="00C76D12" w:rsidRPr="001B7C41">
              <w:t xml:space="preserve">tamaños, desde partículas gruesas como </w:t>
            </w:r>
            <w:r w:rsidR="00905C43" w:rsidRPr="001B7C41">
              <w:t>tierra</w:t>
            </w:r>
            <w:r w:rsidR="00C76D12" w:rsidRPr="001B7C41">
              <w:t xml:space="preserve">, </w:t>
            </w:r>
            <w:r w:rsidR="00905C43" w:rsidRPr="001B7C41">
              <w:t xml:space="preserve">partículas de </w:t>
            </w:r>
            <w:r w:rsidR="00C76D12" w:rsidRPr="001B7C41">
              <w:t>bagazo, cera</w:t>
            </w:r>
            <w:r w:rsidR="00905C43" w:rsidRPr="001B7C41">
              <w:t>s</w:t>
            </w:r>
            <w:r w:rsidR="003E1593" w:rsidRPr="001B7C41">
              <w:t xml:space="preserve"> </w:t>
            </w:r>
            <w:r w:rsidR="00C76D12" w:rsidRPr="001B7C41">
              <w:t xml:space="preserve">hasta coloides </w:t>
            </w:r>
            <w:proofErr w:type="gramStart"/>
            <w:r w:rsidR="00C76D12" w:rsidRPr="001B7C41">
              <w:t>e</w:t>
            </w:r>
            <w:proofErr w:type="gramEnd"/>
            <w:r w:rsidR="00C76D12" w:rsidRPr="001B7C41">
              <w:t xml:space="preserve"> iones</w:t>
            </w:r>
            <w:r w:rsidR="009475C2" w:rsidRPr="001B7C41">
              <w:t xml:space="preserve"> que pasan a un filtro decantador, para eliminación</w:t>
            </w:r>
            <w:r w:rsidR="00C76D12" w:rsidRPr="001B7C41">
              <w:t xml:space="preserve"> </w:t>
            </w:r>
            <w:r w:rsidR="009475C2" w:rsidRPr="001B7C41">
              <w:t>de materiales</w:t>
            </w:r>
            <w:r w:rsidR="00C76D12" w:rsidRPr="001B7C41">
              <w:t xml:space="preserve"> extraños e impurezas </w:t>
            </w:r>
            <w:r w:rsidR="009475C2" w:rsidRPr="001B7C41">
              <w:t xml:space="preserve">por los procesos unitarios de </w:t>
            </w:r>
            <w:r w:rsidR="00C76D12" w:rsidRPr="001B7C41">
              <w:t>sedimentación y flotación</w:t>
            </w:r>
            <w:r w:rsidR="00386B50">
              <w:t>,</w:t>
            </w:r>
            <w:r w:rsidR="00C76D12" w:rsidRPr="001B7C41">
              <w:t xml:space="preserve"> </w:t>
            </w:r>
            <w:r w:rsidR="009475C2" w:rsidRPr="001B7C41">
              <w:t>(Granja &amp; Granja, 2013, p. 30-31)</w:t>
            </w:r>
            <w:r w:rsidR="00386B50">
              <w:t>.</w:t>
            </w:r>
          </w:p>
          <w:p w14:paraId="1D6E25ED" w14:textId="556A83C0" w:rsidR="00C76D12" w:rsidRPr="001B7C41" w:rsidRDefault="00C76D12" w:rsidP="001B7C41">
            <w:pPr>
              <w:spacing w:after="120" w:line="240" w:lineRule="auto"/>
              <w:ind w:left="720" w:hanging="686"/>
            </w:pPr>
            <w:r w:rsidRPr="001B7C41">
              <w:t xml:space="preserve">El </w:t>
            </w:r>
            <w:r w:rsidR="001811B4" w:rsidRPr="001B7C41">
              <w:t>buen rendimiento de</w:t>
            </w:r>
            <w:r w:rsidR="00E94AD0" w:rsidRPr="001B7C41">
              <w:t xml:space="preserve"> un</w:t>
            </w:r>
            <w:r w:rsidR="001811B4" w:rsidRPr="001B7C41">
              <w:t xml:space="preserve"> </w:t>
            </w:r>
            <w:r w:rsidRPr="001B7C41">
              <w:t>filtro instalado se puede ver entre la entrada y la salida del jugo.</w:t>
            </w:r>
            <w:r w:rsidR="009475C2" w:rsidRPr="001B7C41">
              <w:t xml:space="preserve"> </w:t>
            </w:r>
          </w:p>
          <w:p w14:paraId="00000088" w14:textId="32C3710D" w:rsidR="006E0238" w:rsidRPr="001B7C41" w:rsidRDefault="00E94AD0" w:rsidP="00C76D12">
            <w:pPr>
              <w:spacing w:after="120" w:line="240" w:lineRule="auto"/>
            </w:pPr>
            <w:r w:rsidRPr="001B7C41">
              <w:t>D</w:t>
            </w:r>
            <w:r w:rsidR="00C76D12" w:rsidRPr="001B7C41">
              <w:t xml:space="preserve">urante </w:t>
            </w:r>
            <w:r w:rsidRPr="001B7C41">
              <w:t>la limpieza</w:t>
            </w:r>
            <w:r w:rsidR="00C76D12" w:rsidRPr="001B7C41">
              <w:t xml:space="preserve"> en frío queda impurezas líquidas que deben ser removidas varias veces al día y devueltas al molino final para recuperar parte del jugo restante. Al realizar </w:t>
            </w:r>
            <w:r w:rsidR="00D94E3A" w:rsidRPr="001B7C41">
              <w:t>las dos operaciones unitarias</w:t>
            </w:r>
            <w:r w:rsidR="00C76D12" w:rsidRPr="001B7C41">
              <w:t xml:space="preserve"> en este proceso en frío, </w:t>
            </w:r>
            <w:r w:rsidR="00D94E3A" w:rsidRPr="001B7C41">
              <w:t xml:space="preserve">las impurezas del jugo y antes de iniciar el proceso químico, </w:t>
            </w:r>
            <w:r w:rsidR="00C76D12" w:rsidRPr="001B7C41">
              <w:t xml:space="preserve">se </w:t>
            </w:r>
            <w:r w:rsidR="00D94E3A" w:rsidRPr="001B7C41">
              <w:t xml:space="preserve">logra </w:t>
            </w:r>
            <w:r w:rsidR="00C76D12" w:rsidRPr="001B7C41">
              <w:t>evita</w:t>
            </w:r>
            <w:r w:rsidR="00D94E3A" w:rsidRPr="001B7C41">
              <w:t>r</w:t>
            </w:r>
            <w:r w:rsidR="00C76D12" w:rsidRPr="001B7C41">
              <w:t xml:space="preserve"> </w:t>
            </w:r>
            <w:r w:rsidR="00D94E3A" w:rsidRPr="001B7C41">
              <w:t>en un</w:t>
            </w:r>
            <w:r w:rsidR="00C76D12" w:rsidRPr="001B7C41">
              <w:t xml:space="preserve"> 97 % </w:t>
            </w:r>
            <w:r w:rsidR="00D94E3A" w:rsidRPr="001B7C41">
              <w:t xml:space="preserve">que ingresen </w:t>
            </w:r>
            <w:r w:rsidR="00C76D12" w:rsidRPr="001B7C41">
              <w:t>a</w:t>
            </w:r>
            <w:r w:rsidR="00D94E3A" w:rsidRPr="001B7C41">
              <w:t xml:space="preserve"> </w:t>
            </w:r>
            <w:r w:rsidR="00C76D12" w:rsidRPr="001B7C41">
              <w:t>l</w:t>
            </w:r>
            <w:r w:rsidR="00D94E3A" w:rsidRPr="001B7C41">
              <w:t>os</w:t>
            </w:r>
            <w:r w:rsidR="00C76D12" w:rsidRPr="001B7C41">
              <w:t xml:space="preserve"> proceso</w:t>
            </w:r>
            <w:r w:rsidR="00D94E3A" w:rsidRPr="001B7C41">
              <w:t>s</w:t>
            </w:r>
            <w:r w:rsidR="00C76D12" w:rsidRPr="001B7C41">
              <w:t xml:space="preserve"> </w:t>
            </w:r>
            <w:r w:rsidR="00D94E3A" w:rsidRPr="001B7C41">
              <w:t xml:space="preserve">físico </w:t>
            </w:r>
            <w:r w:rsidR="00C76D12" w:rsidRPr="001B7C41">
              <w:t>químico</w:t>
            </w:r>
            <w:r w:rsidR="00D94E3A" w:rsidRPr="001B7C41">
              <w:t>s</w:t>
            </w:r>
            <w:r w:rsidR="00C76D12" w:rsidRPr="001B7C41">
              <w:t xml:space="preserve"> posterior</w:t>
            </w:r>
            <w:r w:rsidR="00D94E3A" w:rsidRPr="001B7C41">
              <w:t>es,</w:t>
            </w:r>
            <w:r w:rsidR="00C76D12" w:rsidRPr="001B7C41">
              <w:t xml:space="preserve"> las </w:t>
            </w:r>
            <w:r w:rsidR="00D94E3A" w:rsidRPr="001B7C41">
              <w:t>sustancias precursoras del color que</w:t>
            </w:r>
            <w:r w:rsidR="008127D2" w:rsidRPr="001B7C41">
              <w:t>,</w:t>
            </w:r>
            <w:r w:rsidR="00D94E3A" w:rsidRPr="001B7C41">
              <w:t xml:space="preserve"> por el efecto del calor, se liberen en el jugo logrando su acción negativa sobre </w:t>
            </w:r>
            <w:r w:rsidR="00C76D12" w:rsidRPr="001B7C41">
              <w:t xml:space="preserve">la </w:t>
            </w:r>
            <w:r w:rsidR="00D94E3A" w:rsidRPr="001B7C41">
              <w:t xml:space="preserve">presentación </w:t>
            </w:r>
            <w:r w:rsidR="00C76D12" w:rsidRPr="001B7C41">
              <w:t>del producto terminado</w:t>
            </w:r>
            <w:r w:rsidR="00386B50">
              <w:t>,</w:t>
            </w:r>
            <w:r w:rsidR="00D94E3A" w:rsidRPr="001B7C41">
              <w:t xml:space="preserve"> (Granja &amp; Granja, 2013, p. 31)</w:t>
            </w:r>
            <w:r w:rsidR="00386B50">
              <w:t>.</w:t>
            </w:r>
          </w:p>
        </w:tc>
      </w:tr>
    </w:tbl>
    <w:p w14:paraId="0000008A" w14:textId="77777777" w:rsidR="00BA5412" w:rsidRPr="00EA4D5F" w:rsidRDefault="00BA5412"/>
    <w:p w14:paraId="0000008B" w14:textId="77777777" w:rsidR="00BA5412" w:rsidRPr="00EA4D5F" w:rsidRDefault="00BA5412"/>
    <w:tbl>
      <w:tblPr>
        <w:tblStyle w:val="aff9"/>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EA4D5F" w:rsidRPr="00EA4D5F" w14:paraId="10D0F592" w14:textId="77777777">
        <w:tc>
          <w:tcPr>
            <w:tcW w:w="4093" w:type="dxa"/>
            <w:shd w:val="clear" w:color="auto" w:fill="C9DAF8"/>
            <w:tcMar>
              <w:top w:w="100" w:type="dxa"/>
              <w:left w:w="100" w:type="dxa"/>
              <w:bottom w:w="100" w:type="dxa"/>
              <w:right w:w="100" w:type="dxa"/>
            </w:tcMar>
          </w:tcPr>
          <w:p w14:paraId="0000008C" w14:textId="77777777" w:rsidR="00BA5412" w:rsidRPr="00EA4D5F" w:rsidRDefault="002115D9">
            <w:pPr>
              <w:widowControl w:val="0"/>
              <w:pBdr>
                <w:top w:val="nil"/>
                <w:left w:val="nil"/>
                <w:bottom w:val="nil"/>
                <w:right w:val="nil"/>
                <w:between w:val="nil"/>
              </w:pBdr>
              <w:spacing w:line="240" w:lineRule="auto"/>
              <w:jc w:val="center"/>
              <w:rPr>
                <w:b/>
              </w:rPr>
            </w:pPr>
            <w:r w:rsidRPr="00EA4D5F">
              <w:rPr>
                <w:b/>
              </w:rPr>
              <w:t>Tipo de recurso</w:t>
            </w:r>
          </w:p>
        </w:tc>
        <w:tc>
          <w:tcPr>
            <w:tcW w:w="9319" w:type="dxa"/>
            <w:shd w:val="clear" w:color="auto" w:fill="C9DAF8"/>
            <w:tcMar>
              <w:top w:w="100" w:type="dxa"/>
              <w:left w:w="100" w:type="dxa"/>
              <w:bottom w:w="100" w:type="dxa"/>
              <w:right w:w="100" w:type="dxa"/>
            </w:tcMar>
          </w:tcPr>
          <w:p w14:paraId="0000008D" w14:textId="77777777" w:rsidR="00BA5412" w:rsidRPr="00EA4D5F" w:rsidRDefault="002115D9">
            <w:pPr>
              <w:pStyle w:val="Ttulo"/>
              <w:widowControl w:val="0"/>
              <w:spacing w:line="240" w:lineRule="auto"/>
              <w:jc w:val="center"/>
              <w:rPr>
                <w:sz w:val="22"/>
                <w:szCs w:val="22"/>
              </w:rPr>
            </w:pPr>
            <w:bookmarkStart w:id="15" w:name="_heading=h.tyjcwt" w:colFirst="0" w:colLast="0"/>
            <w:bookmarkEnd w:id="15"/>
            <w:r w:rsidRPr="00EA4D5F">
              <w:rPr>
                <w:sz w:val="22"/>
                <w:szCs w:val="22"/>
              </w:rPr>
              <w:t>Infografía estática</w:t>
            </w:r>
          </w:p>
        </w:tc>
      </w:tr>
      <w:tr w:rsidR="00EA4D5F" w:rsidRPr="00EA4D5F" w14:paraId="3B69900C" w14:textId="77777777">
        <w:tc>
          <w:tcPr>
            <w:tcW w:w="4093" w:type="dxa"/>
            <w:shd w:val="clear" w:color="auto" w:fill="auto"/>
            <w:tcMar>
              <w:top w:w="100" w:type="dxa"/>
              <w:left w:w="100" w:type="dxa"/>
              <w:bottom w:w="100" w:type="dxa"/>
              <w:right w:w="100" w:type="dxa"/>
            </w:tcMar>
          </w:tcPr>
          <w:p w14:paraId="0000008E" w14:textId="77777777" w:rsidR="00BA5412" w:rsidRPr="00EA4D5F" w:rsidRDefault="002115D9">
            <w:pPr>
              <w:widowControl w:val="0"/>
              <w:pBdr>
                <w:top w:val="nil"/>
                <w:left w:val="nil"/>
                <w:bottom w:val="nil"/>
                <w:right w:val="nil"/>
                <w:between w:val="nil"/>
              </w:pBdr>
              <w:spacing w:line="240" w:lineRule="auto"/>
              <w:rPr>
                <w:b/>
                <w:highlight w:val="yellow"/>
              </w:rPr>
            </w:pPr>
            <w:r w:rsidRPr="00EA4D5F">
              <w:rPr>
                <w:b/>
              </w:rPr>
              <w:lastRenderedPageBreak/>
              <w:t>Texto introductorio</w:t>
            </w:r>
          </w:p>
        </w:tc>
        <w:tc>
          <w:tcPr>
            <w:tcW w:w="9319" w:type="dxa"/>
            <w:shd w:val="clear" w:color="auto" w:fill="auto"/>
            <w:tcMar>
              <w:top w:w="100" w:type="dxa"/>
              <w:left w:w="100" w:type="dxa"/>
              <w:bottom w:w="100" w:type="dxa"/>
              <w:right w:w="100" w:type="dxa"/>
            </w:tcMar>
          </w:tcPr>
          <w:p w14:paraId="0000008F" w14:textId="1808EBC7" w:rsidR="00BA5412" w:rsidRPr="001B7C41" w:rsidRDefault="00900B47">
            <w:pPr>
              <w:spacing w:after="120" w:line="240" w:lineRule="auto"/>
            </w:pPr>
            <w:r w:rsidRPr="001B7C41">
              <w:t xml:space="preserve">Ventajas de las </w:t>
            </w:r>
            <w:r w:rsidR="002115D9" w:rsidRPr="001B7C41">
              <w:t>operaciones de limpieza de jugo frío</w:t>
            </w:r>
            <w:r w:rsidR="001B7C41">
              <w:t>.</w:t>
            </w:r>
          </w:p>
        </w:tc>
      </w:tr>
      <w:tr w:rsidR="00EA4D5F" w:rsidRPr="00EA4D5F" w14:paraId="5BC7E410" w14:textId="77777777">
        <w:trPr>
          <w:trHeight w:val="420"/>
        </w:trPr>
        <w:tc>
          <w:tcPr>
            <w:tcW w:w="13412" w:type="dxa"/>
            <w:gridSpan w:val="2"/>
            <w:shd w:val="clear" w:color="auto" w:fill="auto"/>
            <w:tcMar>
              <w:top w:w="100" w:type="dxa"/>
              <w:left w:w="100" w:type="dxa"/>
              <w:bottom w:w="100" w:type="dxa"/>
              <w:right w:w="100" w:type="dxa"/>
            </w:tcMar>
          </w:tcPr>
          <w:p w14:paraId="00000090" w14:textId="77777777" w:rsidR="00BA5412" w:rsidRPr="00EA4D5F" w:rsidRDefault="00BA5412">
            <w:pPr>
              <w:widowControl w:val="0"/>
              <w:pBdr>
                <w:top w:val="nil"/>
                <w:left w:val="nil"/>
                <w:bottom w:val="nil"/>
                <w:right w:val="nil"/>
                <w:between w:val="nil"/>
              </w:pBdr>
              <w:spacing w:line="240" w:lineRule="auto"/>
              <w:rPr>
                <w:b/>
              </w:rPr>
            </w:pPr>
          </w:p>
          <w:p w14:paraId="00000091" w14:textId="77777777" w:rsidR="00BA5412" w:rsidRPr="00EA4D5F" w:rsidRDefault="002115D9">
            <w:pPr>
              <w:widowControl w:val="0"/>
              <w:spacing w:line="240" w:lineRule="auto"/>
              <w:jc w:val="center"/>
            </w:pPr>
            <w:r w:rsidRPr="00EA4D5F">
              <w:rPr>
                <w:noProof/>
              </w:rPr>
              <w:drawing>
                <wp:inline distT="0" distB="0" distL="0" distR="0" wp14:anchorId="755C2EC9" wp14:editId="3E5AA0A3">
                  <wp:extent cx="1019537" cy="2548842"/>
                  <wp:effectExtent l="0" t="0" r="0" b="0"/>
                  <wp:docPr id="232" name="image56.jpg" descr="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6.jpg" descr="Escala de tiempo&#10;&#10;Descripción generada automáticamente"/>
                          <pic:cNvPicPr preferRelativeResize="0"/>
                        </pic:nvPicPr>
                        <pic:blipFill>
                          <a:blip r:embed="rId21"/>
                          <a:srcRect/>
                          <a:stretch>
                            <a:fillRect/>
                          </a:stretch>
                        </pic:blipFill>
                        <pic:spPr>
                          <a:xfrm>
                            <a:off x="0" y="0"/>
                            <a:ext cx="1019537" cy="2548842"/>
                          </a:xfrm>
                          <a:prstGeom prst="rect">
                            <a:avLst/>
                          </a:prstGeom>
                          <a:ln/>
                        </pic:spPr>
                      </pic:pic>
                    </a:graphicData>
                  </a:graphic>
                </wp:inline>
              </w:drawing>
            </w:r>
          </w:p>
          <w:p w14:paraId="00000093" w14:textId="45FAFE44" w:rsidR="00BA5412" w:rsidRPr="00EA4D5F" w:rsidRDefault="00BA5412">
            <w:pPr>
              <w:widowControl w:val="0"/>
              <w:spacing w:line="240" w:lineRule="auto"/>
            </w:pPr>
            <w:bookmarkStart w:id="16" w:name="_heading=h.3dy6vkm" w:colFirst="0" w:colLast="0"/>
            <w:bookmarkEnd w:id="16"/>
          </w:p>
        </w:tc>
      </w:tr>
      <w:tr w:rsidR="00BA5412" w:rsidRPr="00EA4D5F" w14:paraId="1E853380" w14:textId="77777777">
        <w:tc>
          <w:tcPr>
            <w:tcW w:w="4093" w:type="dxa"/>
            <w:shd w:val="clear" w:color="auto" w:fill="auto"/>
            <w:tcMar>
              <w:top w:w="100" w:type="dxa"/>
              <w:left w:w="100" w:type="dxa"/>
              <w:bottom w:w="100" w:type="dxa"/>
              <w:right w:w="100" w:type="dxa"/>
            </w:tcMar>
          </w:tcPr>
          <w:p w14:paraId="00000095" w14:textId="77777777" w:rsidR="00BA5412" w:rsidRPr="00EA4D5F" w:rsidRDefault="002115D9">
            <w:pPr>
              <w:widowControl w:val="0"/>
              <w:pBdr>
                <w:top w:val="nil"/>
                <w:left w:val="nil"/>
                <w:bottom w:val="nil"/>
                <w:right w:val="nil"/>
                <w:between w:val="nil"/>
              </w:pBdr>
              <w:spacing w:line="240" w:lineRule="auto"/>
              <w:rPr>
                <w:b/>
              </w:rPr>
            </w:pPr>
            <w:r w:rsidRPr="00EA4D5F">
              <w:rPr>
                <w:b/>
              </w:rPr>
              <w:t>Código de la imagen</w:t>
            </w:r>
          </w:p>
        </w:tc>
        <w:tc>
          <w:tcPr>
            <w:tcW w:w="9319" w:type="dxa"/>
            <w:shd w:val="clear" w:color="auto" w:fill="auto"/>
            <w:tcMar>
              <w:top w:w="100" w:type="dxa"/>
              <w:left w:w="100" w:type="dxa"/>
              <w:bottom w:w="100" w:type="dxa"/>
              <w:right w:w="100" w:type="dxa"/>
            </w:tcMar>
          </w:tcPr>
          <w:p w14:paraId="00000096" w14:textId="77777777" w:rsidR="00BA5412" w:rsidRPr="00EA4D5F" w:rsidRDefault="002115D9">
            <w:pPr>
              <w:widowControl w:val="0"/>
              <w:pBdr>
                <w:top w:val="nil"/>
                <w:left w:val="nil"/>
                <w:bottom w:val="nil"/>
                <w:right w:val="nil"/>
                <w:between w:val="nil"/>
              </w:pBdr>
              <w:spacing w:line="240" w:lineRule="auto"/>
            </w:pPr>
            <w:r w:rsidRPr="00EA4D5F">
              <w:t>635700_i5</w:t>
            </w:r>
          </w:p>
        </w:tc>
      </w:tr>
    </w:tbl>
    <w:p w14:paraId="00000097" w14:textId="77777777" w:rsidR="00BA5412" w:rsidRPr="00EA4D5F" w:rsidRDefault="00BA5412"/>
    <w:p w14:paraId="00000098" w14:textId="77777777" w:rsidR="00BA5412" w:rsidRPr="001B7C41" w:rsidRDefault="002115D9">
      <w:pPr>
        <w:shd w:val="clear" w:color="auto" w:fill="FFFFFF"/>
        <w:spacing w:before="240"/>
        <w:jc w:val="both"/>
      </w:pPr>
      <w:r w:rsidRPr="001B7C41">
        <w:t>Clarificación del jugo</w:t>
      </w:r>
    </w:p>
    <w:tbl>
      <w:tblPr>
        <w:tblStyle w:val="a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EA4D5F" w:rsidRPr="00EA4D5F" w14:paraId="77156860" w14:textId="77777777">
        <w:trPr>
          <w:trHeight w:val="580"/>
        </w:trPr>
        <w:tc>
          <w:tcPr>
            <w:tcW w:w="1534" w:type="dxa"/>
            <w:shd w:val="clear" w:color="auto" w:fill="C9DAF8"/>
            <w:tcMar>
              <w:top w:w="100" w:type="dxa"/>
              <w:left w:w="100" w:type="dxa"/>
              <w:bottom w:w="100" w:type="dxa"/>
              <w:right w:w="100" w:type="dxa"/>
            </w:tcMar>
          </w:tcPr>
          <w:p w14:paraId="00000099" w14:textId="77777777" w:rsidR="00BA5412" w:rsidRPr="00EA4D5F" w:rsidRDefault="002115D9">
            <w:pPr>
              <w:widowControl w:val="0"/>
              <w:spacing w:line="240" w:lineRule="auto"/>
              <w:jc w:val="center"/>
              <w:rPr>
                <w:b/>
              </w:rPr>
            </w:pPr>
            <w:r w:rsidRPr="00EA4D5F">
              <w:rPr>
                <w:b/>
              </w:rPr>
              <w:t>Tipo de recurso</w:t>
            </w:r>
          </w:p>
        </w:tc>
        <w:tc>
          <w:tcPr>
            <w:tcW w:w="11878" w:type="dxa"/>
            <w:shd w:val="clear" w:color="auto" w:fill="C9DAF8"/>
            <w:tcMar>
              <w:top w:w="100" w:type="dxa"/>
              <w:left w:w="100" w:type="dxa"/>
              <w:bottom w:w="100" w:type="dxa"/>
              <w:right w:w="100" w:type="dxa"/>
            </w:tcMar>
          </w:tcPr>
          <w:p w14:paraId="0000009A" w14:textId="77777777" w:rsidR="00BA5412" w:rsidRPr="00EA4D5F" w:rsidRDefault="002115D9">
            <w:pPr>
              <w:pStyle w:val="Ttulo"/>
              <w:widowControl w:val="0"/>
              <w:spacing w:line="240" w:lineRule="auto"/>
              <w:jc w:val="center"/>
              <w:rPr>
                <w:sz w:val="22"/>
                <w:szCs w:val="22"/>
              </w:rPr>
            </w:pPr>
            <w:r w:rsidRPr="00EA4D5F">
              <w:rPr>
                <w:sz w:val="22"/>
                <w:szCs w:val="22"/>
              </w:rPr>
              <w:t>Acordeón tipo 1</w:t>
            </w:r>
          </w:p>
        </w:tc>
      </w:tr>
      <w:tr w:rsidR="00EA4D5F" w:rsidRPr="00EA4D5F" w14:paraId="0B521188" w14:textId="77777777">
        <w:trPr>
          <w:trHeight w:val="420"/>
        </w:trPr>
        <w:tc>
          <w:tcPr>
            <w:tcW w:w="1534" w:type="dxa"/>
            <w:shd w:val="clear" w:color="auto" w:fill="auto"/>
            <w:tcMar>
              <w:top w:w="100" w:type="dxa"/>
              <w:left w:w="100" w:type="dxa"/>
              <w:bottom w:w="100" w:type="dxa"/>
              <w:right w:w="100" w:type="dxa"/>
            </w:tcMar>
          </w:tcPr>
          <w:p w14:paraId="0000009B" w14:textId="77777777" w:rsidR="00BA5412" w:rsidRPr="00EA4D5F" w:rsidRDefault="002115D9">
            <w:pPr>
              <w:widowControl w:val="0"/>
              <w:spacing w:line="240" w:lineRule="auto"/>
              <w:rPr>
                <w:b/>
              </w:rPr>
            </w:pPr>
            <w:r w:rsidRPr="00EA4D5F">
              <w:rPr>
                <w:b/>
              </w:rPr>
              <w:t>Introducción</w:t>
            </w:r>
          </w:p>
        </w:tc>
        <w:tc>
          <w:tcPr>
            <w:tcW w:w="11878" w:type="dxa"/>
            <w:shd w:val="clear" w:color="auto" w:fill="auto"/>
            <w:tcMar>
              <w:top w:w="100" w:type="dxa"/>
              <w:left w:w="100" w:type="dxa"/>
              <w:bottom w:w="100" w:type="dxa"/>
              <w:right w:w="100" w:type="dxa"/>
            </w:tcMar>
          </w:tcPr>
          <w:p w14:paraId="0000009C" w14:textId="2949DD47" w:rsidR="00BA5412" w:rsidRPr="00EA4D5F" w:rsidRDefault="002115D9">
            <w:pPr>
              <w:widowControl w:val="0"/>
              <w:spacing w:line="240" w:lineRule="auto"/>
            </w:pPr>
            <w:r w:rsidRPr="00EA4D5F">
              <w:t xml:space="preserve">A continuación, se </w:t>
            </w:r>
            <w:r w:rsidR="006441D6" w:rsidRPr="00EA4D5F">
              <w:t xml:space="preserve">describen </w:t>
            </w:r>
            <w:r w:rsidRPr="00EA4D5F">
              <w:t>los pasos para la clarificación del jugo en los procesos paneleros</w:t>
            </w:r>
            <w:r w:rsidR="001B7C41">
              <w:t>:</w:t>
            </w:r>
          </w:p>
        </w:tc>
      </w:tr>
      <w:tr w:rsidR="00EA4D5F" w:rsidRPr="00EA4D5F" w14:paraId="415A9132" w14:textId="77777777">
        <w:trPr>
          <w:trHeight w:val="420"/>
        </w:trPr>
        <w:tc>
          <w:tcPr>
            <w:tcW w:w="13412" w:type="dxa"/>
            <w:gridSpan w:val="2"/>
            <w:shd w:val="clear" w:color="auto" w:fill="auto"/>
            <w:tcMar>
              <w:top w:w="100" w:type="dxa"/>
              <w:left w:w="100" w:type="dxa"/>
              <w:bottom w:w="100" w:type="dxa"/>
              <w:right w:w="100" w:type="dxa"/>
            </w:tcMar>
          </w:tcPr>
          <w:p w14:paraId="5C0FDF65" w14:textId="77777777" w:rsidR="00EC7F5C" w:rsidRPr="001B7C41" w:rsidRDefault="00EC7F5C" w:rsidP="00EC7F5C">
            <w:pPr>
              <w:shd w:val="clear" w:color="auto" w:fill="FFFFFF"/>
              <w:spacing w:before="240" w:line="240" w:lineRule="auto"/>
              <w:jc w:val="both"/>
              <w:rPr>
                <w:b/>
              </w:rPr>
            </w:pPr>
          </w:p>
          <w:p w14:paraId="4AC934F5" w14:textId="28CD0399" w:rsidR="00EC7F5C" w:rsidRPr="001B7C41" w:rsidRDefault="002115D9" w:rsidP="001B7C41">
            <w:pPr>
              <w:shd w:val="clear" w:color="auto" w:fill="FFFFFF"/>
              <w:spacing w:before="240" w:line="240" w:lineRule="auto"/>
              <w:jc w:val="both"/>
              <w:rPr>
                <w:b/>
              </w:rPr>
            </w:pPr>
            <w:r w:rsidRPr="001B7C41">
              <w:rPr>
                <w:b/>
              </w:rPr>
              <w:t>Tabla 1</w:t>
            </w:r>
          </w:p>
          <w:p w14:paraId="0000009D" w14:textId="2E1360DF" w:rsidR="00BA5412" w:rsidRPr="001B7C41" w:rsidRDefault="002115D9" w:rsidP="001B7C41">
            <w:pPr>
              <w:shd w:val="clear" w:color="auto" w:fill="FFFFFF"/>
              <w:spacing w:before="240" w:line="240" w:lineRule="auto"/>
              <w:jc w:val="both"/>
            </w:pPr>
            <w:r w:rsidRPr="001B7C41">
              <w:rPr>
                <w:i/>
              </w:rPr>
              <w:t xml:space="preserve">Datos promedios de pH jugo mixto y pH jugo mixto tomado a la salida de los molinos y jugo clarificado antes de ingresar a evaporación </w:t>
            </w:r>
          </w:p>
          <w:tbl>
            <w:tblPr>
              <w:tblStyle w:val="affb"/>
              <w:tblW w:w="5409"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794"/>
              <w:gridCol w:w="1794"/>
              <w:gridCol w:w="1821"/>
            </w:tblGrid>
            <w:tr w:rsidR="00EA4D5F" w:rsidRPr="00EA4D5F" w14:paraId="6C98459A" w14:textId="77777777">
              <w:trPr>
                <w:trHeight w:val="294"/>
                <w:jc w:val="center"/>
              </w:trPr>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9E" w14:textId="77777777" w:rsidR="00BA5412" w:rsidRPr="001B7C41" w:rsidRDefault="00000000">
                  <w:pPr>
                    <w:shd w:val="clear" w:color="auto" w:fill="FFFFFF"/>
                    <w:spacing w:before="240"/>
                    <w:jc w:val="center"/>
                  </w:pPr>
                  <w:sdt>
                    <w:sdtPr>
                      <w:tag w:val="goog_rdk_10"/>
                      <w:id w:val="-856879463"/>
                    </w:sdtPr>
                    <w:sdtContent>
                      <w:commentRangeStart w:id="17"/>
                    </w:sdtContent>
                  </w:sdt>
                  <w:r w:rsidR="002115D9" w:rsidRPr="001B7C41">
                    <w:t>Brix</w:t>
                  </w:r>
                  <w:commentRangeEnd w:id="17"/>
                  <w:r w:rsidR="002115D9" w:rsidRPr="00EA4D5F">
                    <w:commentReference w:id="17"/>
                  </w:r>
                  <w:r w:rsidR="002115D9" w:rsidRPr="001B7C41">
                    <w:t xml:space="preserve"> jugo mixto</w:t>
                  </w:r>
                </w:p>
              </w:tc>
              <w:tc>
                <w:tcPr>
                  <w:tcW w:w="179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09F" w14:textId="77777777" w:rsidR="00BA5412" w:rsidRPr="001B7C41" w:rsidRDefault="002115D9">
                  <w:pPr>
                    <w:shd w:val="clear" w:color="auto" w:fill="FFFFFF"/>
                    <w:spacing w:before="240"/>
                    <w:jc w:val="center"/>
                  </w:pPr>
                  <w:r w:rsidRPr="001B7C41">
                    <w:t>pH jugo mixto</w:t>
                  </w:r>
                </w:p>
              </w:tc>
              <w:tc>
                <w:tcPr>
                  <w:tcW w:w="182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0A0" w14:textId="77777777" w:rsidR="00BA5412" w:rsidRPr="001B7C41" w:rsidRDefault="002115D9">
                  <w:pPr>
                    <w:shd w:val="clear" w:color="auto" w:fill="FFFFFF"/>
                    <w:spacing w:before="240"/>
                    <w:jc w:val="center"/>
                  </w:pPr>
                  <w:r w:rsidRPr="001B7C41">
                    <w:t>pH jugo clarificado</w:t>
                  </w:r>
                </w:p>
              </w:tc>
            </w:tr>
            <w:tr w:rsidR="00EA4D5F" w:rsidRPr="00EA4D5F" w14:paraId="28B3162A" w14:textId="77777777">
              <w:trPr>
                <w:trHeight w:val="294"/>
                <w:jc w:val="center"/>
              </w:trPr>
              <w:tc>
                <w:tcPr>
                  <w:tcW w:w="17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A1" w14:textId="77777777" w:rsidR="00BA5412" w:rsidRPr="001B7C41" w:rsidRDefault="002115D9">
                  <w:pPr>
                    <w:shd w:val="clear" w:color="auto" w:fill="FFFFFF"/>
                    <w:spacing w:before="240"/>
                    <w:jc w:val="center"/>
                  </w:pPr>
                  <w:r w:rsidRPr="001B7C41">
                    <w:t>17.8</w:t>
                  </w:r>
                </w:p>
              </w:tc>
              <w:tc>
                <w:tcPr>
                  <w:tcW w:w="1794" w:type="dxa"/>
                  <w:tcBorders>
                    <w:top w:val="nil"/>
                    <w:left w:val="nil"/>
                    <w:bottom w:val="single" w:sz="8" w:space="0" w:color="000000"/>
                    <w:right w:val="single" w:sz="8" w:space="0" w:color="000000"/>
                  </w:tcBorders>
                  <w:tcMar>
                    <w:top w:w="100" w:type="dxa"/>
                    <w:left w:w="100" w:type="dxa"/>
                    <w:bottom w:w="100" w:type="dxa"/>
                    <w:right w:w="100" w:type="dxa"/>
                  </w:tcMar>
                </w:tcPr>
                <w:p w14:paraId="000000A2" w14:textId="77777777" w:rsidR="00BA5412" w:rsidRPr="001B7C41" w:rsidRDefault="002115D9">
                  <w:pPr>
                    <w:shd w:val="clear" w:color="auto" w:fill="FFFFFF"/>
                    <w:spacing w:before="240"/>
                    <w:jc w:val="center"/>
                  </w:pPr>
                  <w:r w:rsidRPr="001B7C41">
                    <w:t>5.41</w:t>
                  </w:r>
                </w:p>
              </w:tc>
              <w:tc>
                <w:tcPr>
                  <w:tcW w:w="1821" w:type="dxa"/>
                  <w:tcBorders>
                    <w:top w:val="nil"/>
                    <w:left w:val="nil"/>
                    <w:bottom w:val="single" w:sz="8" w:space="0" w:color="000000"/>
                    <w:right w:val="single" w:sz="8" w:space="0" w:color="000000"/>
                  </w:tcBorders>
                  <w:tcMar>
                    <w:top w:w="100" w:type="dxa"/>
                    <w:left w:w="100" w:type="dxa"/>
                    <w:bottom w:w="100" w:type="dxa"/>
                    <w:right w:w="100" w:type="dxa"/>
                  </w:tcMar>
                </w:tcPr>
                <w:p w14:paraId="000000A3" w14:textId="77777777" w:rsidR="00BA5412" w:rsidRPr="001B7C41" w:rsidRDefault="002115D9">
                  <w:pPr>
                    <w:shd w:val="clear" w:color="auto" w:fill="FFFFFF"/>
                    <w:spacing w:before="240"/>
                    <w:jc w:val="center"/>
                  </w:pPr>
                  <w:r w:rsidRPr="001B7C41">
                    <w:t>6.55</w:t>
                  </w:r>
                </w:p>
              </w:tc>
            </w:tr>
            <w:tr w:rsidR="00EA4D5F" w:rsidRPr="00EA4D5F" w14:paraId="79660E6A" w14:textId="77777777">
              <w:trPr>
                <w:trHeight w:val="294"/>
                <w:jc w:val="center"/>
              </w:trPr>
              <w:tc>
                <w:tcPr>
                  <w:tcW w:w="17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A4" w14:textId="77777777" w:rsidR="00BA5412" w:rsidRPr="001B7C41" w:rsidRDefault="002115D9">
                  <w:pPr>
                    <w:shd w:val="clear" w:color="auto" w:fill="FFFFFF"/>
                    <w:spacing w:before="240"/>
                    <w:jc w:val="center"/>
                  </w:pPr>
                  <w:r w:rsidRPr="001B7C41">
                    <w:t>17.9</w:t>
                  </w:r>
                </w:p>
              </w:tc>
              <w:tc>
                <w:tcPr>
                  <w:tcW w:w="1794" w:type="dxa"/>
                  <w:tcBorders>
                    <w:top w:val="nil"/>
                    <w:left w:val="nil"/>
                    <w:bottom w:val="single" w:sz="8" w:space="0" w:color="000000"/>
                    <w:right w:val="single" w:sz="8" w:space="0" w:color="000000"/>
                  </w:tcBorders>
                  <w:tcMar>
                    <w:top w:w="100" w:type="dxa"/>
                    <w:left w:w="100" w:type="dxa"/>
                    <w:bottom w:w="100" w:type="dxa"/>
                    <w:right w:w="100" w:type="dxa"/>
                  </w:tcMar>
                </w:tcPr>
                <w:p w14:paraId="000000A5" w14:textId="77777777" w:rsidR="00BA5412" w:rsidRPr="001B7C41" w:rsidRDefault="002115D9">
                  <w:pPr>
                    <w:shd w:val="clear" w:color="auto" w:fill="FFFFFF"/>
                    <w:spacing w:before="240"/>
                    <w:jc w:val="center"/>
                  </w:pPr>
                  <w:r w:rsidRPr="001B7C41">
                    <w:t>5.30</w:t>
                  </w:r>
                </w:p>
              </w:tc>
              <w:tc>
                <w:tcPr>
                  <w:tcW w:w="1821" w:type="dxa"/>
                  <w:tcBorders>
                    <w:top w:val="nil"/>
                    <w:left w:val="nil"/>
                    <w:bottom w:val="single" w:sz="8" w:space="0" w:color="000000"/>
                    <w:right w:val="single" w:sz="8" w:space="0" w:color="000000"/>
                  </w:tcBorders>
                  <w:tcMar>
                    <w:top w:w="100" w:type="dxa"/>
                    <w:left w:w="100" w:type="dxa"/>
                    <w:bottom w:w="100" w:type="dxa"/>
                    <w:right w:w="100" w:type="dxa"/>
                  </w:tcMar>
                </w:tcPr>
                <w:p w14:paraId="000000A6" w14:textId="77777777" w:rsidR="00BA5412" w:rsidRPr="001B7C41" w:rsidRDefault="002115D9">
                  <w:pPr>
                    <w:shd w:val="clear" w:color="auto" w:fill="FFFFFF"/>
                    <w:spacing w:before="240"/>
                    <w:jc w:val="center"/>
                  </w:pPr>
                  <w:r w:rsidRPr="001B7C41">
                    <w:t>6.40</w:t>
                  </w:r>
                </w:p>
              </w:tc>
            </w:tr>
            <w:tr w:rsidR="00EA4D5F" w:rsidRPr="00EA4D5F" w14:paraId="5B43EB72" w14:textId="77777777">
              <w:trPr>
                <w:trHeight w:val="294"/>
                <w:jc w:val="center"/>
              </w:trPr>
              <w:tc>
                <w:tcPr>
                  <w:tcW w:w="17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A7" w14:textId="77777777" w:rsidR="00BA5412" w:rsidRPr="001B7C41" w:rsidRDefault="002115D9">
                  <w:pPr>
                    <w:shd w:val="clear" w:color="auto" w:fill="FFFFFF"/>
                    <w:spacing w:before="240"/>
                    <w:jc w:val="center"/>
                  </w:pPr>
                  <w:r w:rsidRPr="001B7C41">
                    <w:t>17.6</w:t>
                  </w:r>
                </w:p>
              </w:tc>
              <w:tc>
                <w:tcPr>
                  <w:tcW w:w="1794" w:type="dxa"/>
                  <w:tcBorders>
                    <w:top w:val="nil"/>
                    <w:left w:val="nil"/>
                    <w:bottom w:val="single" w:sz="8" w:space="0" w:color="000000"/>
                    <w:right w:val="single" w:sz="8" w:space="0" w:color="000000"/>
                  </w:tcBorders>
                  <w:tcMar>
                    <w:top w:w="100" w:type="dxa"/>
                    <w:left w:w="100" w:type="dxa"/>
                    <w:bottom w:w="100" w:type="dxa"/>
                    <w:right w:w="100" w:type="dxa"/>
                  </w:tcMar>
                </w:tcPr>
                <w:p w14:paraId="000000A8" w14:textId="77777777" w:rsidR="00BA5412" w:rsidRPr="001B7C41" w:rsidRDefault="002115D9">
                  <w:pPr>
                    <w:shd w:val="clear" w:color="auto" w:fill="FFFFFF"/>
                    <w:spacing w:before="240"/>
                    <w:jc w:val="center"/>
                  </w:pPr>
                  <w:r w:rsidRPr="001B7C41">
                    <w:t>5.32</w:t>
                  </w:r>
                </w:p>
              </w:tc>
              <w:tc>
                <w:tcPr>
                  <w:tcW w:w="1821" w:type="dxa"/>
                  <w:tcBorders>
                    <w:top w:val="nil"/>
                    <w:left w:val="nil"/>
                    <w:bottom w:val="single" w:sz="8" w:space="0" w:color="000000"/>
                    <w:right w:val="single" w:sz="8" w:space="0" w:color="000000"/>
                  </w:tcBorders>
                  <w:tcMar>
                    <w:top w:w="100" w:type="dxa"/>
                    <w:left w:w="100" w:type="dxa"/>
                    <w:bottom w:w="100" w:type="dxa"/>
                    <w:right w:w="100" w:type="dxa"/>
                  </w:tcMar>
                </w:tcPr>
                <w:p w14:paraId="000000A9" w14:textId="77777777" w:rsidR="00BA5412" w:rsidRPr="001B7C41" w:rsidRDefault="002115D9">
                  <w:pPr>
                    <w:shd w:val="clear" w:color="auto" w:fill="FFFFFF"/>
                    <w:spacing w:before="240"/>
                    <w:jc w:val="center"/>
                  </w:pPr>
                  <w:r w:rsidRPr="001B7C41">
                    <w:t>6.55</w:t>
                  </w:r>
                </w:p>
              </w:tc>
            </w:tr>
            <w:tr w:rsidR="00EA4D5F" w:rsidRPr="00EA4D5F" w14:paraId="57AC66D4" w14:textId="77777777">
              <w:trPr>
                <w:trHeight w:val="294"/>
                <w:jc w:val="center"/>
              </w:trPr>
              <w:tc>
                <w:tcPr>
                  <w:tcW w:w="17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AA" w14:textId="77777777" w:rsidR="00BA5412" w:rsidRPr="001B7C41" w:rsidRDefault="002115D9">
                  <w:pPr>
                    <w:shd w:val="clear" w:color="auto" w:fill="FFFFFF"/>
                    <w:spacing w:before="240"/>
                    <w:jc w:val="center"/>
                  </w:pPr>
                  <w:r w:rsidRPr="001B7C41">
                    <w:t>17.4</w:t>
                  </w:r>
                </w:p>
              </w:tc>
              <w:tc>
                <w:tcPr>
                  <w:tcW w:w="1794" w:type="dxa"/>
                  <w:tcBorders>
                    <w:top w:val="nil"/>
                    <w:left w:val="nil"/>
                    <w:bottom w:val="single" w:sz="8" w:space="0" w:color="000000"/>
                    <w:right w:val="single" w:sz="8" w:space="0" w:color="000000"/>
                  </w:tcBorders>
                  <w:tcMar>
                    <w:top w:w="100" w:type="dxa"/>
                    <w:left w:w="100" w:type="dxa"/>
                    <w:bottom w:w="100" w:type="dxa"/>
                    <w:right w:w="100" w:type="dxa"/>
                  </w:tcMar>
                </w:tcPr>
                <w:p w14:paraId="000000AB" w14:textId="77777777" w:rsidR="00BA5412" w:rsidRPr="001B7C41" w:rsidRDefault="002115D9">
                  <w:pPr>
                    <w:shd w:val="clear" w:color="auto" w:fill="FFFFFF"/>
                    <w:spacing w:before="240"/>
                    <w:jc w:val="center"/>
                  </w:pPr>
                  <w:r w:rsidRPr="001B7C41">
                    <w:t>5.23</w:t>
                  </w:r>
                </w:p>
              </w:tc>
              <w:tc>
                <w:tcPr>
                  <w:tcW w:w="1821" w:type="dxa"/>
                  <w:tcBorders>
                    <w:top w:val="nil"/>
                    <w:left w:val="nil"/>
                    <w:bottom w:val="single" w:sz="8" w:space="0" w:color="000000"/>
                    <w:right w:val="single" w:sz="8" w:space="0" w:color="000000"/>
                  </w:tcBorders>
                  <w:tcMar>
                    <w:top w:w="100" w:type="dxa"/>
                    <w:left w:w="100" w:type="dxa"/>
                    <w:bottom w:w="100" w:type="dxa"/>
                    <w:right w:w="100" w:type="dxa"/>
                  </w:tcMar>
                </w:tcPr>
                <w:p w14:paraId="000000AC" w14:textId="77777777" w:rsidR="00BA5412" w:rsidRPr="001B7C41" w:rsidRDefault="002115D9">
                  <w:pPr>
                    <w:shd w:val="clear" w:color="auto" w:fill="FFFFFF"/>
                    <w:spacing w:before="240"/>
                    <w:jc w:val="center"/>
                  </w:pPr>
                  <w:r w:rsidRPr="001B7C41">
                    <w:t>6.40</w:t>
                  </w:r>
                </w:p>
              </w:tc>
            </w:tr>
            <w:tr w:rsidR="00EA4D5F" w:rsidRPr="00EA4D5F" w14:paraId="0BF1BADF" w14:textId="77777777">
              <w:trPr>
                <w:trHeight w:val="294"/>
                <w:jc w:val="center"/>
              </w:trPr>
              <w:tc>
                <w:tcPr>
                  <w:tcW w:w="17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AD" w14:textId="77777777" w:rsidR="00BA5412" w:rsidRPr="001B7C41" w:rsidRDefault="002115D9">
                  <w:pPr>
                    <w:shd w:val="clear" w:color="auto" w:fill="FFFFFF"/>
                    <w:spacing w:before="240"/>
                    <w:jc w:val="center"/>
                  </w:pPr>
                  <w:r w:rsidRPr="001B7C41">
                    <w:t>17.5</w:t>
                  </w:r>
                </w:p>
              </w:tc>
              <w:tc>
                <w:tcPr>
                  <w:tcW w:w="1794" w:type="dxa"/>
                  <w:tcBorders>
                    <w:top w:val="nil"/>
                    <w:left w:val="nil"/>
                    <w:bottom w:val="single" w:sz="8" w:space="0" w:color="000000"/>
                    <w:right w:val="single" w:sz="8" w:space="0" w:color="000000"/>
                  </w:tcBorders>
                  <w:tcMar>
                    <w:top w:w="100" w:type="dxa"/>
                    <w:left w:w="100" w:type="dxa"/>
                    <w:bottom w:w="100" w:type="dxa"/>
                    <w:right w:w="100" w:type="dxa"/>
                  </w:tcMar>
                </w:tcPr>
                <w:p w14:paraId="000000AE" w14:textId="77777777" w:rsidR="00BA5412" w:rsidRPr="001B7C41" w:rsidRDefault="002115D9">
                  <w:pPr>
                    <w:shd w:val="clear" w:color="auto" w:fill="FFFFFF"/>
                    <w:spacing w:before="240"/>
                    <w:jc w:val="center"/>
                  </w:pPr>
                  <w:r w:rsidRPr="001B7C41">
                    <w:t>5.26</w:t>
                  </w:r>
                </w:p>
              </w:tc>
              <w:tc>
                <w:tcPr>
                  <w:tcW w:w="1821" w:type="dxa"/>
                  <w:tcBorders>
                    <w:top w:val="nil"/>
                    <w:left w:val="nil"/>
                    <w:bottom w:val="single" w:sz="8" w:space="0" w:color="000000"/>
                    <w:right w:val="single" w:sz="8" w:space="0" w:color="000000"/>
                  </w:tcBorders>
                  <w:tcMar>
                    <w:top w:w="100" w:type="dxa"/>
                    <w:left w:w="100" w:type="dxa"/>
                    <w:bottom w:w="100" w:type="dxa"/>
                    <w:right w:w="100" w:type="dxa"/>
                  </w:tcMar>
                </w:tcPr>
                <w:p w14:paraId="000000AF" w14:textId="77777777" w:rsidR="00BA5412" w:rsidRPr="001B7C41" w:rsidRDefault="002115D9">
                  <w:pPr>
                    <w:shd w:val="clear" w:color="auto" w:fill="FFFFFF"/>
                    <w:spacing w:before="240"/>
                    <w:jc w:val="center"/>
                  </w:pPr>
                  <w:r w:rsidRPr="001B7C41">
                    <w:t>6.5</w:t>
                  </w:r>
                </w:p>
              </w:tc>
            </w:tr>
            <w:tr w:rsidR="00EA4D5F" w:rsidRPr="00EA4D5F" w14:paraId="539AA70C" w14:textId="77777777">
              <w:trPr>
                <w:trHeight w:val="294"/>
                <w:jc w:val="center"/>
              </w:trPr>
              <w:tc>
                <w:tcPr>
                  <w:tcW w:w="17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B0" w14:textId="77777777" w:rsidR="00BA5412" w:rsidRPr="001B7C41" w:rsidRDefault="002115D9">
                  <w:pPr>
                    <w:shd w:val="clear" w:color="auto" w:fill="FFFFFF"/>
                    <w:spacing w:before="240"/>
                    <w:jc w:val="center"/>
                  </w:pPr>
                  <w:r w:rsidRPr="001B7C41">
                    <w:t>18.1</w:t>
                  </w:r>
                </w:p>
              </w:tc>
              <w:tc>
                <w:tcPr>
                  <w:tcW w:w="1794" w:type="dxa"/>
                  <w:tcBorders>
                    <w:top w:val="nil"/>
                    <w:left w:val="nil"/>
                    <w:bottom w:val="single" w:sz="8" w:space="0" w:color="000000"/>
                    <w:right w:val="single" w:sz="8" w:space="0" w:color="000000"/>
                  </w:tcBorders>
                  <w:tcMar>
                    <w:top w:w="100" w:type="dxa"/>
                    <w:left w:w="100" w:type="dxa"/>
                    <w:bottom w:w="100" w:type="dxa"/>
                    <w:right w:w="100" w:type="dxa"/>
                  </w:tcMar>
                </w:tcPr>
                <w:p w14:paraId="000000B1" w14:textId="77777777" w:rsidR="00BA5412" w:rsidRPr="001B7C41" w:rsidRDefault="002115D9">
                  <w:pPr>
                    <w:shd w:val="clear" w:color="auto" w:fill="FFFFFF"/>
                    <w:spacing w:before="240"/>
                    <w:jc w:val="center"/>
                  </w:pPr>
                  <w:r w:rsidRPr="001B7C41">
                    <w:t>5.35</w:t>
                  </w:r>
                </w:p>
              </w:tc>
              <w:tc>
                <w:tcPr>
                  <w:tcW w:w="1821" w:type="dxa"/>
                  <w:tcBorders>
                    <w:top w:val="nil"/>
                    <w:left w:val="nil"/>
                    <w:bottom w:val="single" w:sz="8" w:space="0" w:color="000000"/>
                    <w:right w:val="single" w:sz="8" w:space="0" w:color="000000"/>
                  </w:tcBorders>
                  <w:tcMar>
                    <w:top w:w="100" w:type="dxa"/>
                    <w:left w:w="100" w:type="dxa"/>
                    <w:bottom w:w="100" w:type="dxa"/>
                    <w:right w:w="100" w:type="dxa"/>
                  </w:tcMar>
                </w:tcPr>
                <w:p w14:paraId="000000B2" w14:textId="77777777" w:rsidR="00BA5412" w:rsidRPr="001B7C41" w:rsidRDefault="002115D9">
                  <w:pPr>
                    <w:shd w:val="clear" w:color="auto" w:fill="FFFFFF"/>
                    <w:spacing w:before="240"/>
                    <w:jc w:val="center"/>
                  </w:pPr>
                  <w:r w:rsidRPr="001B7C41">
                    <w:t>6.35</w:t>
                  </w:r>
                </w:p>
              </w:tc>
            </w:tr>
            <w:tr w:rsidR="00EA4D5F" w:rsidRPr="00EA4D5F" w14:paraId="6F074D60" w14:textId="77777777">
              <w:trPr>
                <w:trHeight w:val="294"/>
                <w:jc w:val="center"/>
              </w:trPr>
              <w:tc>
                <w:tcPr>
                  <w:tcW w:w="17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B3" w14:textId="77777777" w:rsidR="00BA5412" w:rsidRPr="001B7C41" w:rsidRDefault="002115D9">
                  <w:pPr>
                    <w:shd w:val="clear" w:color="auto" w:fill="FFFFFF"/>
                    <w:spacing w:before="240"/>
                    <w:jc w:val="center"/>
                  </w:pPr>
                  <w:r w:rsidRPr="001B7C41">
                    <w:t>17.8</w:t>
                  </w:r>
                </w:p>
              </w:tc>
              <w:tc>
                <w:tcPr>
                  <w:tcW w:w="1794" w:type="dxa"/>
                  <w:tcBorders>
                    <w:top w:val="nil"/>
                    <w:left w:val="nil"/>
                    <w:bottom w:val="single" w:sz="8" w:space="0" w:color="000000"/>
                    <w:right w:val="single" w:sz="8" w:space="0" w:color="000000"/>
                  </w:tcBorders>
                  <w:tcMar>
                    <w:top w:w="100" w:type="dxa"/>
                    <w:left w:w="100" w:type="dxa"/>
                    <w:bottom w:w="100" w:type="dxa"/>
                    <w:right w:w="100" w:type="dxa"/>
                  </w:tcMar>
                </w:tcPr>
                <w:p w14:paraId="000000B4" w14:textId="77777777" w:rsidR="00BA5412" w:rsidRPr="001B7C41" w:rsidRDefault="002115D9">
                  <w:pPr>
                    <w:shd w:val="clear" w:color="auto" w:fill="FFFFFF"/>
                    <w:spacing w:before="240"/>
                    <w:jc w:val="center"/>
                  </w:pPr>
                  <w:r w:rsidRPr="001B7C41">
                    <w:t>5.45</w:t>
                  </w:r>
                </w:p>
              </w:tc>
              <w:tc>
                <w:tcPr>
                  <w:tcW w:w="1821" w:type="dxa"/>
                  <w:tcBorders>
                    <w:top w:val="nil"/>
                    <w:left w:val="nil"/>
                    <w:bottom w:val="single" w:sz="8" w:space="0" w:color="000000"/>
                    <w:right w:val="single" w:sz="8" w:space="0" w:color="000000"/>
                  </w:tcBorders>
                  <w:tcMar>
                    <w:top w:w="100" w:type="dxa"/>
                    <w:left w:w="100" w:type="dxa"/>
                    <w:bottom w:w="100" w:type="dxa"/>
                    <w:right w:w="100" w:type="dxa"/>
                  </w:tcMar>
                </w:tcPr>
                <w:p w14:paraId="000000B5" w14:textId="77777777" w:rsidR="00BA5412" w:rsidRPr="001B7C41" w:rsidRDefault="002115D9">
                  <w:pPr>
                    <w:shd w:val="clear" w:color="auto" w:fill="FFFFFF"/>
                    <w:spacing w:before="240"/>
                    <w:jc w:val="center"/>
                  </w:pPr>
                  <w:r w:rsidRPr="001B7C41">
                    <w:t>6.60</w:t>
                  </w:r>
                </w:p>
              </w:tc>
            </w:tr>
            <w:tr w:rsidR="00EA4D5F" w:rsidRPr="00EA4D5F" w14:paraId="063049CC" w14:textId="77777777">
              <w:trPr>
                <w:trHeight w:val="294"/>
                <w:jc w:val="center"/>
              </w:trPr>
              <w:tc>
                <w:tcPr>
                  <w:tcW w:w="17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B6" w14:textId="77777777" w:rsidR="00BA5412" w:rsidRPr="001B7C41" w:rsidRDefault="002115D9">
                  <w:pPr>
                    <w:shd w:val="clear" w:color="auto" w:fill="FFFFFF"/>
                    <w:spacing w:before="240"/>
                    <w:jc w:val="center"/>
                  </w:pPr>
                  <w:r w:rsidRPr="001B7C41">
                    <w:lastRenderedPageBreak/>
                    <w:t>17.9</w:t>
                  </w:r>
                </w:p>
              </w:tc>
              <w:tc>
                <w:tcPr>
                  <w:tcW w:w="1794" w:type="dxa"/>
                  <w:tcBorders>
                    <w:top w:val="nil"/>
                    <w:left w:val="nil"/>
                    <w:bottom w:val="single" w:sz="8" w:space="0" w:color="000000"/>
                    <w:right w:val="single" w:sz="8" w:space="0" w:color="000000"/>
                  </w:tcBorders>
                  <w:tcMar>
                    <w:top w:w="100" w:type="dxa"/>
                    <w:left w:w="100" w:type="dxa"/>
                    <w:bottom w:w="100" w:type="dxa"/>
                    <w:right w:w="100" w:type="dxa"/>
                  </w:tcMar>
                </w:tcPr>
                <w:p w14:paraId="000000B7" w14:textId="77777777" w:rsidR="00BA5412" w:rsidRPr="001B7C41" w:rsidRDefault="002115D9">
                  <w:pPr>
                    <w:shd w:val="clear" w:color="auto" w:fill="FFFFFF"/>
                    <w:spacing w:before="240"/>
                    <w:jc w:val="center"/>
                  </w:pPr>
                  <w:r w:rsidRPr="001B7C41">
                    <w:t>5.43</w:t>
                  </w:r>
                </w:p>
              </w:tc>
              <w:tc>
                <w:tcPr>
                  <w:tcW w:w="1821" w:type="dxa"/>
                  <w:tcBorders>
                    <w:top w:val="nil"/>
                    <w:left w:val="nil"/>
                    <w:bottom w:val="single" w:sz="8" w:space="0" w:color="000000"/>
                    <w:right w:val="single" w:sz="8" w:space="0" w:color="000000"/>
                  </w:tcBorders>
                  <w:tcMar>
                    <w:top w:w="100" w:type="dxa"/>
                    <w:left w:w="100" w:type="dxa"/>
                    <w:bottom w:w="100" w:type="dxa"/>
                    <w:right w:w="100" w:type="dxa"/>
                  </w:tcMar>
                </w:tcPr>
                <w:p w14:paraId="000000B8" w14:textId="77777777" w:rsidR="00BA5412" w:rsidRPr="001B7C41" w:rsidRDefault="002115D9">
                  <w:pPr>
                    <w:shd w:val="clear" w:color="auto" w:fill="FFFFFF"/>
                    <w:spacing w:before="240"/>
                    <w:jc w:val="center"/>
                  </w:pPr>
                  <w:r w:rsidRPr="001B7C41">
                    <w:t>6.65</w:t>
                  </w:r>
                </w:p>
              </w:tc>
            </w:tr>
            <w:tr w:rsidR="00EA4D5F" w:rsidRPr="00EA4D5F" w14:paraId="058BDC92" w14:textId="77777777">
              <w:trPr>
                <w:trHeight w:val="294"/>
                <w:jc w:val="center"/>
              </w:trPr>
              <w:tc>
                <w:tcPr>
                  <w:tcW w:w="17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B9" w14:textId="77777777" w:rsidR="00BA5412" w:rsidRPr="001B7C41" w:rsidRDefault="002115D9">
                  <w:pPr>
                    <w:shd w:val="clear" w:color="auto" w:fill="FFFFFF"/>
                    <w:spacing w:before="240"/>
                    <w:jc w:val="center"/>
                  </w:pPr>
                  <w:r w:rsidRPr="001B7C41">
                    <w:t>17.3</w:t>
                  </w:r>
                </w:p>
              </w:tc>
              <w:tc>
                <w:tcPr>
                  <w:tcW w:w="1794" w:type="dxa"/>
                  <w:tcBorders>
                    <w:top w:val="nil"/>
                    <w:left w:val="nil"/>
                    <w:bottom w:val="single" w:sz="8" w:space="0" w:color="000000"/>
                    <w:right w:val="single" w:sz="8" w:space="0" w:color="000000"/>
                  </w:tcBorders>
                  <w:tcMar>
                    <w:top w:w="100" w:type="dxa"/>
                    <w:left w:w="100" w:type="dxa"/>
                    <w:bottom w:w="100" w:type="dxa"/>
                    <w:right w:w="100" w:type="dxa"/>
                  </w:tcMar>
                </w:tcPr>
                <w:p w14:paraId="000000BA" w14:textId="77777777" w:rsidR="00BA5412" w:rsidRPr="001B7C41" w:rsidRDefault="002115D9">
                  <w:pPr>
                    <w:shd w:val="clear" w:color="auto" w:fill="FFFFFF"/>
                    <w:spacing w:before="240"/>
                    <w:jc w:val="center"/>
                  </w:pPr>
                  <w:r w:rsidRPr="001B7C41">
                    <w:t>5.35</w:t>
                  </w:r>
                </w:p>
              </w:tc>
              <w:tc>
                <w:tcPr>
                  <w:tcW w:w="1821" w:type="dxa"/>
                  <w:tcBorders>
                    <w:top w:val="nil"/>
                    <w:left w:val="nil"/>
                    <w:bottom w:val="single" w:sz="8" w:space="0" w:color="000000"/>
                    <w:right w:val="single" w:sz="8" w:space="0" w:color="000000"/>
                  </w:tcBorders>
                  <w:tcMar>
                    <w:top w:w="100" w:type="dxa"/>
                    <w:left w:w="100" w:type="dxa"/>
                    <w:bottom w:w="100" w:type="dxa"/>
                    <w:right w:w="100" w:type="dxa"/>
                  </w:tcMar>
                </w:tcPr>
                <w:p w14:paraId="000000BB" w14:textId="77777777" w:rsidR="00BA5412" w:rsidRPr="001B7C41" w:rsidRDefault="002115D9">
                  <w:pPr>
                    <w:shd w:val="clear" w:color="auto" w:fill="FFFFFF"/>
                    <w:spacing w:before="240"/>
                    <w:jc w:val="center"/>
                  </w:pPr>
                  <w:r w:rsidRPr="001B7C41">
                    <w:t>6.50</w:t>
                  </w:r>
                </w:p>
              </w:tc>
            </w:tr>
            <w:tr w:rsidR="00EA4D5F" w:rsidRPr="00EA4D5F" w14:paraId="61998F20" w14:textId="77777777">
              <w:trPr>
                <w:trHeight w:val="294"/>
                <w:jc w:val="center"/>
              </w:trPr>
              <w:tc>
                <w:tcPr>
                  <w:tcW w:w="17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BC" w14:textId="77777777" w:rsidR="00BA5412" w:rsidRPr="001B7C41" w:rsidRDefault="002115D9">
                  <w:pPr>
                    <w:shd w:val="clear" w:color="auto" w:fill="FFFFFF"/>
                    <w:spacing w:before="240"/>
                    <w:jc w:val="center"/>
                  </w:pPr>
                  <w:r w:rsidRPr="001B7C41">
                    <w:t>17.4</w:t>
                  </w:r>
                </w:p>
              </w:tc>
              <w:tc>
                <w:tcPr>
                  <w:tcW w:w="1794" w:type="dxa"/>
                  <w:tcBorders>
                    <w:top w:val="nil"/>
                    <w:left w:val="nil"/>
                    <w:bottom w:val="single" w:sz="8" w:space="0" w:color="000000"/>
                    <w:right w:val="single" w:sz="8" w:space="0" w:color="000000"/>
                  </w:tcBorders>
                  <w:tcMar>
                    <w:top w:w="100" w:type="dxa"/>
                    <w:left w:w="100" w:type="dxa"/>
                    <w:bottom w:w="100" w:type="dxa"/>
                    <w:right w:w="100" w:type="dxa"/>
                  </w:tcMar>
                </w:tcPr>
                <w:p w14:paraId="000000BD" w14:textId="77777777" w:rsidR="00BA5412" w:rsidRPr="001B7C41" w:rsidRDefault="002115D9">
                  <w:pPr>
                    <w:shd w:val="clear" w:color="auto" w:fill="FFFFFF"/>
                    <w:spacing w:before="240"/>
                    <w:jc w:val="center"/>
                  </w:pPr>
                  <w:r w:rsidRPr="001B7C41">
                    <w:t>5.40</w:t>
                  </w:r>
                </w:p>
              </w:tc>
              <w:tc>
                <w:tcPr>
                  <w:tcW w:w="1821" w:type="dxa"/>
                  <w:tcBorders>
                    <w:top w:val="nil"/>
                    <w:left w:val="nil"/>
                    <w:bottom w:val="single" w:sz="8" w:space="0" w:color="000000"/>
                    <w:right w:val="single" w:sz="8" w:space="0" w:color="000000"/>
                  </w:tcBorders>
                  <w:tcMar>
                    <w:top w:w="100" w:type="dxa"/>
                    <w:left w:w="100" w:type="dxa"/>
                    <w:bottom w:w="100" w:type="dxa"/>
                    <w:right w:w="100" w:type="dxa"/>
                  </w:tcMar>
                </w:tcPr>
                <w:p w14:paraId="000000BE" w14:textId="77777777" w:rsidR="00BA5412" w:rsidRPr="001B7C41" w:rsidRDefault="002115D9">
                  <w:pPr>
                    <w:shd w:val="clear" w:color="auto" w:fill="FFFFFF"/>
                    <w:spacing w:before="240"/>
                    <w:jc w:val="center"/>
                  </w:pPr>
                  <w:r w:rsidRPr="001B7C41">
                    <w:t>6.45</w:t>
                  </w:r>
                </w:p>
              </w:tc>
            </w:tr>
            <w:tr w:rsidR="00EA4D5F" w:rsidRPr="00EA4D5F" w14:paraId="5B14A068" w14:textId="77777777">
              <w:trPr>
                <w:trHeight w:val="294"/>
                <w:jc w:val="center"/>
              </w:trPr>
              <w:tc>
                <w:tcPr>
                  <w:tcW w:w="17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BF" w14:textId="77777777" w:rsidR="00BA5412" w:rsidRPr="001B7C41" w:rsidRDefault="002115D9">
                  <w:pPr>
                    <w:shd w:val="clear" w:color="auto" w:fill="FFFFFF"/>
                    <w:spacing w:before="240"/>
                    <w:jc w:val="center"/>
                  </w:pPr>
                  <w:r w:rsidRPr="001B7C41">
                    <w:t>17.2</w:t>
                  </w:r>
                </w:p>
              </w:tc>
              <w:tc>
                <w:tcPr>
                  <w:tcW w:w="1794" w:type="dxa"/>
                  <w:tcBorders>
                    <w:top w:val="nil"/>
                    <w:left w:val="nil"/>
                    <w:bottom w:val="single" w:sz="8" w:space="0" w:color="000000"/>
                    <w:right w:val="single" w:sz="8" w:space="0" w:color="000000"/>
                  </w:tcBorders>
                  <w:tcMar>
                    <w:top w:w="100" w:type="dxa"/>
                    <w:left w:w="100" w:type="dxa"/>
                    <w:bottom w:w="100" w:type="dxa"/>
                    <w:right w:w="100" w:type="dxa"/>
                  </w:tcMar>
                </w:tcPr>
                <w:p w14:paraId="000000C0" w14:textId="77777777" w:rsidR="00BA5412" w:rsidRPr="001B7C41" w:rsidRDefault="002115D9">
                  <w:pPr>
                    <w:shd w:val="clear" w:color="auto" w:fill="FFFFFF"/>
                    <w:spacing w:before="240"/>
                    <w:jc w:val="center"/>
                  </w:pPr>
                  <w:r w:rsidRPr="001B7C41">
                    <w:t>5.40</w:t>
                  </w:r>
                </w:p>
              </w:tc>
              <w:tc>
                <w:tcPr>
                  <w:tcW w:w="1821" w:type="dxa"/>
                  <w:tcBorders>
                    <w:top w:val="nil"/>
                    <w:left w:val="nil"/>
                    <w:bottom w:val="single" w:sz="8" w:space="0" w:color="000000"/>
                    <w:right w:val="single" w:sz="8" w:space="0" w:color="000000"/>
                  </w:tcBorders>
                  <w:tcMar>
                    <w:top w:w="100" w:type="dxa"/>
                    <w:left w:w="100" w:type="dxa"/>
                    <w:bottom w:w="100" w:type="dxa"/>
                    <w:right w:w="100" w:type="dxa"/>
                  </w:tcMar>
                </w:tcPr>
                <w:p w14:paraId="000000C1" w14:textId="77777777" w:rsidR="00BA5412" w:rsidRPr="001B7C41" w:rsidRDefault="002115D9">
                  <w:pPr>
                    <w:shd w:val="clear" w:color="auto" w:fill="FFFFFF"/>
                    <w:spacing w:before="240"/>
                    <w:jc w:val="center"/>
                  </w:pPr>
                  <w:r w:rsidRPr="001B7C41">
                    <w:t>6.25</w:t>
                  </w:r>
                </w:p>
              </w:tc>
            </w:tr>
          </w:tbl>
          <w:p w14:paraId="0B199BEB" w14:textId="387812DE" w:rsidR="001F034E" w:rsidRPr="001B7C41" w:rsidRDefault="001F034E">
            <w:pPr>
              <w:shd w:val="clear" w:color="auto" w:fill="FFFFFF"/>
              <w:spacing w:before="240"/>
            </w:pPr>
          </w:p>
          <w:p w14:paraId="03B2103E" w14:textId="611ECC59" w:rsidR="00D65647" w:rsidRDefault="005C2490" w:rsidP="00D65647">
            <w:pPr>
              <w:rPr>
                <w:rFonts w:ascii="proxima nova semibold" w:eastAsia="Times New Roman" w:hAnsi="proxima nova semibold" w:cs="Times New Roman"/>
                <w:color w:val="FF6116"/>
                <w:sz w:val="24"/>
                <w:szCs w:val="24"/>
                <w:lang w:val="es-CO"/>
              </w:rPr>
            </w:pPr>
            <w:r w:rsidRPr="001B7C41">
              <w:rPr>
                <w:i/>
              </w:rPr>
              <w:t>Nota</w:t>
            </w:r>
            <w:r w:rsidRPr="001B7C41">
              <w:t xml:space="preserve">. </w:t>
            </w:r>
            <w:r w:rsidR="00EE74E3" w:rsidRPr="001B7C41">
              <w:t xml:space="preserve">Reproducida de </w:t>
            </w:r>
            <w:r w:rsidR="00EE74E3" w:rsidRPr="001B7C41">
              <w:rPr>
                <w:i/>
              </w:rPr>
              <w:t>Producción de panela granulada</w:t>
            </w:r>
            <w:r w:rsidR="00EE74E3" w:rsidRPr="001B7C41">
              <w:t xml:space="preserve">. Granja &amp; Granja (2013). </w:t>
            </w:r>
            <w:r w:rsidR="00386B50" w:rsidRPr="00D65647">
              <w:rPr>
                <w:rFonts w:ascii="Times New Roman" w:eastAsia="Times New Roman" w:hAnsi="Times New Roman" w:cs="Times New Roman"/>
                <w:color w:val="FF6116"/>
                <w:sz w:val="24"/>
                <w:szCs w:val="24"/>
                <w:lang w:val="es-CO"/>
              </w:rPr>
              <w:t>B</w:t>
            </w:r>
            <w:r w:rsidR="00D65647" w:rsidRPr="00D65647">
              <w:rPr>
                <w:rFonts w:ascii="Times New Roman" w:eastAsia="Times New Roman" w:hAnsi="Times New Roman" w:cs="Times New Roman"/>
                <w:color w:val="FF6116"/>
                <w:sz w:val="24"/>
                <w:szCs w:val="24"/>
                <w:lang w:val="es-CO"/>
              </w:rPr>
              <w:t>it.ly</w:t>
            </w:r>
            <w:r w:rsidR="00D65647" w:rsidRPr="00D65647">
              <w:rPr>
                <w:rFonts w:ascii="proxima nova semibold" w:eastAsia="Times New Roman" w:hAnsi="proxima nova semibold" w:cs="Times New Roman"/>
                <w:color w:val="FF6116"/>
                <w:sz w:val="24"/>
                <w:szCs w:val="24"/>
                <w:lang w:val="es-CO"/>
              </w:rPr>
              <w:t>/3UqUwxj</w:t>
            </w:r>
          </w:p>
          <w:p w14:paraId="000000C3" w14:textId="16A3EFD4" w:rsidR="001B7C41" w:rsidRPr="001179E1" w:rsidRDefault="001B7C41">
            <w:pPr>
              <w:widowControl w:val="0"/>
              <w:spacing w:line="240" w:lineRule="auto"/>
              <w:rPr>
                <w:b/>
              </w:rPr>
            </w:pPr>
          </w:p>
        </w:tc>
      </w:tr>
      <w:tr w:rsidR="00EA4D5F" w:rsidRPr="00EA4D5F" w14:paraId="4A80F5B8" w14:textId="77777777">
        <w:trPr>
          <w:trHeight w:val="420"/>
        </w:trPr>
        <w:tc>
          <w:tcPr>
            <w:tcW w:w="13412" w:type="dxa"/>
            <w:gridSpan w:val="2"/>
            <w:shd w:val="clear" w:color="auto" w:fill="auto"/>
            <w:tcMar>
              <w:top w:w="100" w:type="dxa"/>
              <w:left w:w="100" w:type="dxa"/>
              <w:bottom w:w="100" w:type="dxa"/>
              <w:right w:w="100" w:type="dxa"/>
            </w:tcMar>
          </w:tcPr>
          <w:p w14:paraId="7756261F" w14:textId="51C3EDA3" w:rsidR="00BA5412" w:rsidRPr="001B7C41" w:rsidRDefault="00124B2F">
            <w:pPr>
              <w:shd w:val="clear" w:color="auto" w:fill="FFFFFF"/>
              <w:spacing w:line="240" w:lineRule="auto"/>
              <w:jc w:val="both"/>
            </w:pPr>
            <w:r w:rsidRPr="001B7C41">
              <w:lastRenderedPageBreak/>
              <w:t>Terminada la clarificación</w:t>
            </w:r>
            <w:r w:rsidR="00C76D12" w:rsidRPr="001B7C41">
              <w:t xml:space="preserve"> </w:t>
            </w:r>
            <w:r w:rsidRPr="001B7C41">
              <w:t xml:space="preserve">de </w:t>
            </w:r>
            <w:r w:rsidR="00C76D12" w:rsidRPr="001B7C41">
              <w:t xml:space="preserve">jugo </w:t>
            </w:r>
            <w:r w:rsidRPr="001B7C41">
              <w:t xml:space="preserve">en </w:t>
            </w:r>
            <w:r w:rsidR="00C76D12" w:rsidRPr="001B7C41">
              <w:t xml:space="preserve">frío, </w:t>
            </w:r>
            <w:r w:rsidRPr="001B7C41">
              <w:t>el jugo mixto pasa a la paila de descachazado</w:t>
            </w:r>
            <w:r w:rsidR="00C76D12" w:rsidRPr="001B7C41">
              <w:t xml:space="preserve">, con </w:t>
            </w:r>
            <w:r w:rsidRPr="001B7C41">
              <w:t xml:space="preserve">una </w:t>
            </w:r>
            <w:r w:rsidR="00C76D12" w:rsidRPr="001B7C41">
              <w:t>capacidad nominal de 500 litros por hora, construid</w:t>
            </w:r>
            <w:r w:rsidR="001D2390" w:rsidRPr="001B7C41">
              <w:t>as</w:t>
            </w:r>
            <w:r w:rsidR="00C76D12" w:rsidRPr="001B7C41">
              <w:t xml:space="preserve"> completamente en acero inoxidable</w:t>
            </w:r>
            <w:r w:rsidRPr="001B7C41">
              <w:t>, para continuar con el proceso del</w:t>
            </w:r>
            <w:r w:rsidR="00C76D12" w:rsidRPr="001B7C41">
              <w:t xml:space="preserve"> proceso de clarificación </w:t>
            </w:r>
            <w:r w:rsidRPr="001B7C41">
              <w:t xml:space="preserve">en el cual </w:t>
            </w:r>
            <w:r w:rsidR="00C76D12" w:rsidRPr="001B7C41">
              <w:t xml:space="preserve">continúa removiendo </w:t>
            </w:r>
            <w:r w:rsidRPr="001B7C41">
              <w:t xml:space="preserve">a los </w:t>
            </w:r>
            <w:r w:rsidR="00C76D12" w:rsidRPr="001B7C41">
              <w:t>sólidos</w:t>
            </w:r>
            <w:r w:rsidRPr="001B7C41">
              <w:t xml:space="preserve"> en suspensión</w:t>
            </w:r>
            <w:r w:rsidR="00C76D12" w:rsidRPr="001B7C41">
              <w:t xml:space="preserve"> y algunos compuestos </w:t>
            </w:r>
            <w:r w:rsidRPr="001B7C41">
              <w:t xml:space="preserve">colorantes </w:t>
            </w:r>
            <w:r w:rsidR="00C76D12" w:rsidRPr="001B7C41">
              <w:t>presentes en el jugo</w:t>
            </w:r>
            <w:r w:rsidRPr="001B7C41">
              <w:t xml:space="preserve"> d</w:t>
            </w:r>
            <w:r w:rsidR="00C76D12" w:rsidRPr="001B7C41">
              <w:t xml:space="preserve">urante la producción de panela, a través de </w:t>
            </w:r>
            <w:r w:rsidRPr="001B7C41">
              <w:t xml:space="preserve">la </w:t>
            </w:r>
            <w:r w:rsidR="00C76D12" w:rsidRPr="001B7C41">
              <w:t xml:space="preserve">aglomeración de partículas, </w:t>
            </w:r>
            <w:r w:rsidRPr="001B7C41">
              <w:t xml:space="preserve">a una </w:t>
            </w:r>
            <w:r w:rsidR="00C76D12" w:rsidRPr="001B7C41">
              <w:t>temperatura máxima 50-55ºC</w:t>
            </w:r>
            <w:r w:rsidR="00386B50">
              <w:t>,</w:t>
            </w:r>
            <w:r w:rsidRPr="001B7C41">
              <w:t xml:space="preserve"> (Granja &amp; Granja, 2013)</w:t>
            </w:r>
            <w:r w:rsidR="00C76D12" w:rsidRPr="001B7C41">
              <w:t>.</w:t>
            </w:r>
          </w:p>
          <w:p w14:paraId="000000C5" w14:textId="36A37BC8" w:rsidR="00B15BC1" w:rsidRPr="001B7C41" w:rsidRDefault="00B15BC1" w:rsidP="00124B2F">
            <w:pPr>
              <w:shd w:val="clear" w:color="auto" w:fill="FFFFFF"/>
              <w:spacing w:line="240" w:lineRule="auto"/>
              <w:jc w:val="both"/>
            </w:pPr>
          </w:p>
        </w:tc>
      </w:tr>
      <w:tr w:rsidR="00EA4D5F" w:rsidRPr="00EA4D5F" w14:paraId="505F636B" w14:textId="77777777">
        <w:trPr>
          <w:trHeight w:val="420"/>
        </w:trPr>
        <w:tc>
          <w:tcPr>
            <w:tcW w:w="13412" w:type="dxa"/>
            <w:gridSpan w:val="2"/>
            <w:shd w:val="clear" w:color="auto" w:fill="auto"/>
            <w:tcMar>
              <w:top w:w="100" w:type="dxa"/>
              <w:left w:w="100" w:type="dxa"/>
              <w:bottom w:w="100" w:type="dxa"/>
              <w:right w:w="100" w:type="dxa"/>
            </w:tcMar>
          </w:tcPr>
          <w:p w14:paraId="000000C7" w14:textId="5F567089" w:rsidR="00BA5412" w:rsidRPr="001B7C41" w:rsidRDefault="00C76D12">
            <w:pPr>
              <w:shd w:val="clear" w:color="auto" w:fill="FFFFFF"/>
              <w:spacing w:line="240" w:lineRule="auto"/>
              <w:jc w:val="both"/>
            </w:pPr>
            <w:r w:rsidRPr="001B7C41">
              <w:t>Calentamiento que permite la coagulación o formación de partículas más grandes y densidad, misma que se separa fácilmente por medios físicos.</w:t>
            </w:r>
          </w:p>
        </w:tc>
      </w:tr>
      <w:tr w:rsidR="00EA4D5F" w:rsidRPr="00EA4D5F" w14:paraId="7675D5F6" w14:textId="77777777">
        <w:trPr>
          <w:trHeight w:val="420"/>
        </w:trPr>
        <w:tc>
          <w:tcPr>
            <w:tcW w:w="13412" w:type="dxa"/>
            <w:gridSpan w:val="2"/>
            <w:shd w:val="clear" w:color="auto" w:fill="auto"/>
            <w:tcMar>
              <w:top w:w="100" w:type="dxa"/>
              <w:left w:w="100" w:type="dxa"/>
              <w:bottom w:w="100" w:type="dxa"/>
              <w:right w:w="100" w:type="dxa"/>
            </w:tcMar>
          </w:tcPr>
          <w:p w14:paraId="30DF7AC4" w14:textId="2ABD7A53" w:rsidR="00BA5412" w:rsidRPr="001B7C41" w:rsidRDefault="00C76D12">
            <w:pPr>
              <w:shd w:val="clear" w:color="auto" w:fill="FFFFFF"/>
              <w:spacing w:line="240" w:lineRule="auto"/>
              <w:jc w:val="both"/>
            </w:pPr>
            <w:r w:rsidRPr="001B7C41">
              <w:t>Algun</w:t>
            </w:r>
            <w:r w:rsidR="009F5DE0" w:rsidRPr="001B7C41">
              <w:t>a</w:t>
            </w:r>
            <w:r w:rsidRPr="001B7C41">
              <w:t xml:space="preserve">s </w:t>
            </w:r>
            <w:r w:rsidR="009F5DE0" w:rsidRPr="001B7C41">
              <w:t xml:space="preserve">sustancias </w:t>
            </w:r>
            <w:r w:rsidRPr="001B7C41">
              <w:t>precursor</w:t>
            </w:r>
            <w:r w:rsidR="009F5DE0" w:rsidRPr="001B7C41">
              <w:t>a</w:t>
            </w:r>
            <w:r w:rsidRPr="001B7C41">
              <w:t xml:space="preserve">s y </w:t>
            </w:r>
            <w:r w:rsidR="009F5DE0" w:rsidRPr="001B7C41">
              <w:t xml:space="preserve">generadoras de </w:t>
            </w:r>
            <w:r w:rsidRPr="001B7C41">
              <w:t xml:space="preserve">color e impurezas en el producto final, permanecen en solución y no se pueden separar por su tamaño; es por eso que es necesario añadir otras sustancias para lograr su eliminación manual. A las pailas de descachazado se les agregan </w:t>
            </w:r>
            <w:proofErr w:type="spellStart"/>
            <w:r w:rsidRPr="001B7C41">
              <w:t>clarificantes</w:t>
            </w:r>
            <w:proofErr w:type="spellEnd"/>
            <w:r w:rsidRPr="001B7C41">
              <w:t xml:space="preserve"> vegetales y </w:t>
            </w:r>
            <w:proofErr w:type="spellStart"/>
            <w:r w:rsidRPr="001B7C41">
              <w:t>sacarato</w:t>
            </w:r>
            <w:proofErr w:type="spellEnd"/>
            <w:r w:rsidRPr="001B7C41">
              <w:t xml:space="preserve"> de calcio para aumentar la coagulación de impurezas en el jugo, </w:t>
            </w:r>
            <w:r w:rsidR="009F5DE0" w:rsidRPr="001B7C41">
              <w:t xml:space="preserve">que depende de </w:t>
            </w:r>
            <w:r w:rsidRPr="001B7C41">
              <w:t xml:space="preserve">la </w:t>
            </w:r>
            <w:r w:rsidR="009F5DE0" w:rsidRPr="001B7C41">
              <w:t>variedad</w:t>
            </w:r>
            <w:r w:rsidRPr="001B7C41">
              <w:t xml:space="preserve"> de caña de azúcar, </w:t>
            </w:r>
            <w:r w:rsidR="009F5DE0" w:rsidRPr="001B7C41">
              <w:t xml:space="preserve">de </w:t>
            </w:r>
            <w:r w:rsidRPr="001B7C41">
              <w:t>las condiciones climáticas o el estado del jugo</w:t>
            </w:r>
            <w:r w:rsidR="00386B50">
              <w:t>,</w:t>
            </w:r>
            <w:r w:rsidR="009F5DE0" w:rsidRPr="001B7C41">
              <w:t xml:space="preserve"> (Granja &amp; Granja, 2013)</w:t>
            </w:r>
            <w:r w:rsidRPr="001B7C41">
              <w:t>.</w:t>
            </w:r>
          </w:p>
          <w:p w14:paraId="000000C9" w14:textId="5A00718A" w:rsidR="00790783" w:rsidRPr="001B7C41" w:rsidRDefault="00790783">
            <w:pPr>
              <w:shd w:val="clear" w:color="auto" w:fill="FFFFFF"/>
              <w:spacing w:line="240" w:lineRule="auto"/>
              <w:jc w:val="both"/>
            </w:pPr>
          </w:p>
        </w:tc>
      </w:tr>
      <w:tr w:rsidR="00BA5412" w:rsidRPr="00EA4D5F" w14:paraId="219E3342" w14:textId="77777777">
        <w:trPr>
          <w:trHeight w:val="420"/>
        </w:trPr>
        <w:tc>
          <w:tcPr>
            <w:tcW w:w="13412" w:type="dxa"/>
            <w:gridSpan w:val="2"/>
            <w:shd w:val="clear" w:color="auto" w:fill="auto"/>
            <w:tcMar>
              <w:top w:w="100" w:type="dxa"/>
              <w:left w:w="100" w:type="dxa"/>
              <w:bottom w:w="100" w:type="dxa"/>
              <w:right w:w="100" w:type="dxa"/>
            </w:tcMar>
          </w:tcPr>
          <w:p w14:paraId="000000CB" w14:textId="117F0D0F" w:rsidR="00BA5412" w:rsidRPr="001B7C41" w:rsidRDefault="00135FB6">
            <w:pPr>
              <w:shd w:val="clear" w:color="auto" w:fill="FFFFFF"/>
              <w:spacing w:line="240" w:lineRule="auto"/>
              <w:jc w:val="both"/>
            </w:pPr>
            <w:r w:rsidRPr="001B7C41">
              <w:lastRenderedPageBreak/>
              <w:t>Las</w:t>
            </w:r>
            <w:r w:rsidR="00C76D12" w:rsidRPr="001B7C41">
              <w:t xml:space="preserve"> impurezas líquidas o cachaza se retiran manualmente con un colador y se colocan en recipientes llamados </w:t>
            </w:r>
            <w:proofErr w:type="spellStart"/>
            <w:r w:rsidR="00C76D12" w:rsidRPr="001B7C41">
              <w:t>cachaceras</w:t>
            </w:r>
            <w:proofErr w:type="spellEnd"/>
            <w:r w:rsidR="00C76D12" w:rsidRPr="001B7C41">
              <w:t xml:space="preserve">. En estas se separan </w:t>
            </w:r>
            <w:r w:rsidRPr="001B7C41">
              <w:t xml:space="preserve">los </w:t>
            </w:r>
            <w:r w:rsidR="00C76D12" w:rsidRPr="001B7C41">
              <w:t xml:space="preserve">jugos que pueden ser liberados en la separación de la cachaza quedando en </w:t>
            </w:r>
            <w:r w:rsidRPr="001B7C41">
              <w:t>e</w:t>
            </w:r>
            <w:r w:rsidR="00C76D12" w:rsidRPr="001B7C41">
              <w:t xml:space="preserve">l fondo del contenedor, </w:t>
            </w:r>
            <w:r w:rsidRPr="001B7C41">
              <w:t xml:space="preserve">que </w:t>
            </w:r>
            <w:r w:rsidR="00C76D12" w:rsidRPr="001B7C41">
              <w:t>regresará más tarde a la paila clarificadora. La torta de filtración resultante es un producto apto para su uso como fertilizante y alimento para cerdos.</w:t>
            </w:r>
          </w:p>
        </w:tc>
      </w:tr>
    </w:tbl>
    <w:p w14:paraId="000000CD" w14:textId="77777777" w:rsidR="00BA5412" w:rsidRPr="00EA4D5F" w:rsidRDefault="00BA5412"/>
    <w:p w14:paraId="000000CE" w14:textId="77777777" w:rsidR="00BA5412" w:rsidRPr="00EA4D5F" w:rsidRDefault="002115D9">
      <w:r w:rsidRPr="001B7C41">
        <w:t>Evaporación</w:t>
      </w:r>
      <w:r w:rsidRPr="00EA4D5F">
        <w:t xml:space="preserve"> </w:t>
      </w:r>
    </w:p>
    <w:tbl>
      <w:tblPr>
        <w:tblStyle w:val="a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EA4D5F" w:rsidRPr="00EA4D5F" w14:paraId="4D212C3D" w14:textId="77777777">
        <w:trPr>
          <w:trHeight w:val="580"/>
        </w:trPr>
        <w:tc>
          <w:tcPr>
            <w:tcW w:w="1534" w:type="dxa"/>
            <w:shd w:val="clear" w:color="auto" w:fill="C9DAF8"/>
            <w:tcMar>
              <w:top w:w="100" w:type="dxa"/>
              <w:left w:w="100" w:type="dxa"/>
              <w:bottom w:w="100" w:type="dxa"/>
              <w:right w:w="100" w:type="dxa"/>
            </w:tcMar>
          </w:tcPr>
          <w:p w14:paraId="000000CF" w14:textId="77777777" w:rsidR="00BA5412" w:rsidRPr="00EA4D5F" w:rsidRDefault="002115D9">
            <w:pPr>
              <w:widowControl w:val="0"/>
              <w:spacing w:line="240" w:lineRule="auto"/>
              <w:jc w:val="center"/>
              <w:rPr>
                <w:b/>
              </w:rPr>
            </w:pPr>
            <w:r w:rsidRPr="00EA4D5F">
              <w:rPr>
                <w:b/>
              </w:rPr>
              <w:t>Tipo de recurso</w:t>
            </w:r>
          </w:p>
        </w:tc>
        <w:tc>
          <w:tcPr>
            <w:tcW w:w="11878" w:type="dxa"/>
            <w:shd w:val="clear" w:color="auto" w:fill="C9DAF8"/>
            <w:tcMar>
              <w:top w:w="100" w:type="dxa"/>
              <w:left w:w="100" w:type="dxa"/>
              <w:bottom w:w="100" w:type="dxa"/>
              <w:right w:w="100" w:type="dxa"/>
            </w:tcMar>
          </w:tcPr>
          <w:p w14:paraId="000000D0" w14:textId="77777777" w:rsidR="00BA5412" w:rsidRPr="00EA4D5F" w:rsidRDefault="002115D9">
            <w:pPr>
              <w:pStyle w:val="Ttulo"/>
              <w:widowControl w:val="0"/>
              <w:spacing w:line="240" w:lineRule="auto"/>
              <w:jc w:val="center"/>
              <w:rPr>
                <w:sz w:val="22"/>
                <w:szCs w:val="22"/>
              </w:rPr>
            </w:pPr>
            <w:r w:rsidRPr="00EA4D5F">
              <w:rPr>
                <w:sz w:val="22"/>
                <w:szCs w:val="22"/>
              </w:rPr>
              <w:t>Acordeón tipo 2</w:t>
            </w:r>
          </w:p>
        </w:tc>
      </w:tr>
      <w:tr w:rsidR="00EA4D5F" w:rsidRPr="00EA4D5F" w14:paraId="0CAB0205" w14:textId="77777777">
        <w:trPr>
          <w:trHeight w:val="420"/>
        </w:trPr>
        <w:tc>
          <w:tcPr>
            <w:tcW w:w="1534" w:type="dxa"/>
            <w:shd w:val="clear" w:color="auto" w:fill="auto"/>
            <w:tcMar>
              <w:top w:w="100" w:type="dxa"/>
              <w:left w:w="100" w:type="dxa"/>
              <w:bottom w:w="100" w:type="dxa"/>
              <w:right w:w="100" w:type="dxa"/>
            </w:tcMar>
          </w:tcPr>
          <w:p w14:paraId="000000D1" w14:textId="77777777" w:rsidR="00BA5412" w:rsidRPr="00EA4D5F" w:rsidRDefault="002115D9">
            <w:pPr>
              <w:widowControl w:val="0"/>
              <w:spacing w:line="240" w:lineRule="auto"/>
              <w:rPr>
                <w:b/>
              </w:rPr>
            </w:pPr>
            <w:r w:rsidRPr="00EA4D5F">
              <w:rPr>
                <w:b/>
              </w:rPr>
              <w:t>Introducción</w:t>
            </w:r>
          </w:p>
        </w:tc>
        <w:tc>
          <w:tcPr>
            <w:tcW w:w="11878" w:type="dxa"/>
            <w:shd w:val="clear" w:color="auto" w:fill="auto"/>
            <w:tcMar>
              <w:top w:w="100" w:type="dxa"/>
              <w:left w:w="100" w:type="dxa"/>
              <w:bottom w:w="100" w:type="dxa"/>
              <w:right w:w="100" w:type="dxa"/>
            </w:tcMar>
          </w:tcPr>
          <w:p w14:paraId="000000D2" w14:textId="5224C46D" w:rsidR="00BA5412" w:rsidRPr="001B7C41" w:rsidRDefault="002115D9">
            <w:pPr>
              <w:widowControl w:val="0"/>
              <w:spacing w:line="240" w:lineRule="auto"/>
            </w:pPr>
            <w:r w:rsidRPr="00EA4D5F">
              <w:t xml:space="preserve">A continuación, el proceso de evaporación en la producción </w:t>
            </w:r>
            <w:r w:rsidR="009974EC" w:rsidRPr="00EA4D5F">
              <w:t>panelera</w:t>
            </w:r>
            <w:r w:rsidRPr="00EA4D5F">
              <w:t xml:space="preserve"> </w:t>
            </w:r>
          </w:p>
        </w:tc>
      </w:tr>
      <w:tr w:rsidR="00EA4D5F" w:rsidRPr="00EA4D5F" w14:paraId="47BA6D2E" w14:textId="77777777">
        <w:trPr>
          <w:trHeight w:val="420"/>
        </w:trPr>
        <w:tc>
          <w:tcPr>
            <w:tcW w:w="13412" w:type="dxa"/>
            <w:gridSpan w:val="2"/>
            <w:shd w:val="clear" w:color="auto" w:fill="auto"/>
            <w:tcMar>
              <w:top w:w="100" w:type="dxa"/>
              <w:left w:w="100" w:type="dxa"/>
              <w:bottom w:w="100" w:type="dxa"/>
              <w:right w:w="100" w:type="dxa"/>
            </w:tcMar>
          </w:tcPr>
          <w:p w14:paraId="000000D3" w14:textId="77777777" w:rsidR="00BA5412" w:rsidRPr="001B7C41" w:rsidRDefault="00BA5412">
            <w:pPr>
              <w:widowControl w:val="0"/>
              <w:spacing w:line="240" w:lineRule="auto"/>
            </w:pPr>
          </w:p>
          <w:p w14:paraId="000000D4" w14:textId="77777777" w:rsidR="00BA5412" w:rsidRPr="00EA4D5F" w:rsidRDefault="00000000">
            <w:pPr>
              <w:widowControl w:val="0"/>
              <w:spacing w:line="240" w:lineRule="auto"/>
              <w:jc w:val="center"/>
            </w:pPr>
            <w:sdt>
              <w:sdtPr>
                <w:tag w:val="goog_rdk_11"/>
                <w:id w:val="787628069"/>
              </w:sdtPr>
              <w:sdtContent>
                <w:commentRangeStart w:id="18"/>
              </w:sdtContent>
            </w:sdt>
            <w:r w:rsidR="002115D9" w:rsidRPr="00EA4D5F">
              <w:rPr>
                <w:noProof/>
              </w:rPr>
              <w:drawing>
                <wp:inline distT="0" distB="0" distL="0" distR="0" wp14:anchorId="65B57D31" wp14:editId="7E90BF5A">
                  <wp:extent cx="3080333" cy="1974374"/>
                  <wp:effectExtent l="0" t="0" r="0" b="0"/>
                  <wp:docPr id="22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2"/>
                          <a:srcRect b="8433"/>
                          <a:stretch>
                            <a:fillRect/>
                          </a:stretch>
                        </pic:blipFill>
                        <pic:spPr>
                          <a:xfrm>
                            <a:off x="0" y="0"/>
                            <a:ext cx="3080333" cy="1974374"/>
                          </a:xfrm>
                          <a:prstGeom prst="rect">
                            <a:avLst/>
                          </a:prstGeom>
                          <a:ln/>
                        </pic:spPr>
                      </pic:pic>
                    </a:graphicData>
                  </a:graphic>
                </wp:inline>
              </w:drawing>
            </w:r>
            <w:commentRangeEnd w:id="18"/>
            <w:r w:rsidR="002115D9" w:rsidRPr="001179E1">
              <w:commentReference w:id="18"/>
            </w:r>
          </w:p>
          <w:p w14:paraId="000000D5" w14:textId="77777777" w:rsidR="00BA5412" w:rsidRPr="00EA4D5F" w:rsidRDefault="00BA5412">
            <w:pPr>
              <w:widowControl w:val="0"/>
              <w:spacing w:line="240" w:lineRule="auto"/>
              <w:jc w:val="center"/>
            </w:pPr>
          </w:p>
          <w:p w14:paraId="000000D6" w14:textId="77777777" w:rsidR="00BA5412" w:rsidRPr="00EA4D5F" w:rsidRDefault="002115D9">
            <w:pPr>
              <w:widowControl w:val="0"/>
              <w:spacing w:line="240" w:lineRule="auto"/>
              <w:rPr>
                <w:b/>
              </w:rPr>
            </w:pPr>
            <w:r w:rsidRPr="00EA4D5F">
              <w:rPr>
                <w:b/>
              </w:rPr>
              <w:t xml:space="preserve">Imagen: </w:t>
            </w:r>
            <w:r w:rsidRPr="00EA4D5F">
              <w:t>635700_i7</w:t>
            </w:r>
          </w:p>
        </w:tc>
      </w:tr>
      <w:tr w:rsidR="00EA4D5F" w:rsidRPr="00EA4D5F" w14:paraId="55FB5DFE" w14:textId="77777777">
        <w:trPr>
          <w:trHeight w:val="420"/>
        </w:trPr>
        <w:tc>
          <w:tcPr>
            <w:tcW w:w="13412" w:type="dxa"/>
            <w:gridSpan w:val="2"/>
            <w:shd w:val="clear" w:color="auto" w:fill="auto"/>
            <w:tcMar>
              <w:top w:w="100" w:type="dxa"/>
              <w:left w:w="100" w:type="dxa"/>
              <w:bottom w:w="100" w:type="dxa"/>
              <w:right w:w="100" w:type="dxa"/>
            </w:tcMar>
          </w:tcPr>
          <w:p w14:paraId="000000D8" w14:textId="0DFDDF56" w:rsidR="00BA5412" w:rsidRPr="001B7C41" w:rsidRDefault="009B22C2">
            <w:pPr>
              <w:shd w:val="clear" w:color="auto" w:fill="FFFFFF"/>
              <w:spacing w:line="240" w:lineRule="auto"/>
              <w:jc w:val="both"/>
            </w:pPr>
            <w:r w:rsidRPr="001B7C41">
              <w:t>El propósito principal de evaporar el jugo clarificado es lograr la tasa de evaporación más alta</w:t>
            </w:r>
            <w:r w:rsidR="00F13169" w:rsidRPr="001B7C41">
              <w:t>,</w:t>
            </w:r>
            <w:r w:rsidRPr="001B7C41">
              <w:t xml:space="preserve"> de la manera más eficiente y preservar el carácter natural, pero aumentando su concentración. Es decir, este proceso permite mejorar el contenido de azúcar en el jugo desde 20º Brix hasta 60º Bri</w:t>
            </w:r>
            <w:r w:rsidR="00F13169" w:rsidRPr="001B7C41">
              <w:t>x</w:t>
            </w:r>
            <w:r w:rsidRPr="001B7C41">
              <w:t>, se hace al vacío, este proceso afecta directamente la textura del producto final</w:t>
            </w:r>
            <w:r w:rsidR="00386B50">
              <w:t>,</w:t>
            </w:r>
            <w:r w:rsidR="00EC2947" w:rsidRPr="001B7C41">
              <w:t xml:space="preserve"> (Granja &amp; Granja, 2013)</w:t>
            </w:r>
            <w:r w:rsidRPr="001B7C41">
              <w:t>.</w:t>
            </w:r>
          </w:p>
        </w:tc>
      </w:tr>
      <w:tr w:rsidR="00EA4D5F" w:rsidRPr="00EA4D5F" w14:paraId="2751C2C6" w14:textId="77777777">
        <w:trPr>
          <w:trHeight w:val="420"/>
        </w:trPr>
        <w:tc>
          <w:tcPr>
            <w:tcW w:w="13412" w:type="dxa"/>
            <w:gridSpan w:val="2"/>
            <w:shd w:val="clear" w:color="auto" w:fill="auto"/>
            <w:tcMar>
              <w:top w:w="100" w:type="dxa"/>
              <w:left w:w="100" w:type="dxa"/>
              <w:bottom w:w="100" w:type="dxa"/>
              <w:right w:w="100" w:type="dxa"/>
            </w:tcMar>
          </w:tcPr>
          <w:p w14:paraId="000000DA" w14:textId="1DD6BC24" w:rsidR="00771720" w:rsidRPr="001B7C41" w:rsidRDefault="009B22C2">
            <w:pPr>
              <w:shd w:val="clear" w:color="auto" w:fill="FFFFFF"/>
              <w:spacing w:line="240" w:lineRule="auto"/>
            </w:pPr>
            <w:r w:rsidRPr="001B7C41">
              <w:lastRenderedPageBreak/>
              <w:t xml:space="preserve">El jugo claro </w:t>
            </w:r>
            <w:r w:rsidR="003709FC" w:rsidRPr="001B7C41">
              <w:t xml:space="preserve">es transportado hacia los </w:t>
            </w:r>
            <w:r w:rsidRPr="001B7C41">
              <w:t>evaporador</w:t>
            </w:r>
            <w:r w:rsidR="003709FC" w:rsidRPr="001B7C41">
              <w:t>es</w:t>
            </w:r>
            <w:r w:rsidRPr="001B7C41">
              <w:t xml:space="preserve"> a temperatura de ebullición, </w:t>
            </w:r>
            <w:r w:rsidR="00C442CD" w:rsidRPr="001B7C41">
              <w:t>para la separación</w:t>
            </w:r>
            <w:r w:rsidR="00771720" w:rsidRPr="001B7C41">
              <w:t xml:space="preserve"> d</w:t>
            </w:r>
            <w:r w:rsidRPr="001B7C41">
              <w:t xml:space="preserve">el agua </w:t>
            </w:r>
            <w:r w:rsidR="00771720" w:rsidRPr="001B7C41">
              <w:t>presente en el</w:t>
            </w:r>
            <w:r w:rsidRPr="001B7C41">
              <w:t xml:space="preserve"> jugo </w:t>
            </w:r>
            <w:r w:rsidR="00771720" w:rsidRPr="001B7C41">
              <w:t>a través de la ebullición a</w:t>
            </w:r>
            <w:r w:rsidRPr="001B7C41">
              <w:t>l vacío en el primer cuerpo del evaporador</w:t>
            </w:r>
            <w:r w:rsidR="00771720" w:rsidRPr="001B7C41">
              <w:t xml:space="preserve"> se obtienen</w:t>
            </w:r>
            <w:r w:rsidRPr="001B7C41">
              <w:t xml:space="preserve"> gas</w:t>
            </w:r>
            <w:r w:rsidR="00771720" w:rsidRPr="001B7C41">
              <w:t>es</w:t>
            </w:r>
            <w:r w:rsidRPr="001B7C41">
              <w:t xml:space="preserve"> vegetal</w:t>
            </w:r>
            <w:r w:rsidR="00771720" w:rsidRPr="001B7C41">
              <w:t>es del jugo claro</w:t>
            </w:r>
            <w:r w:rsidRPr="001B7C41">
              <w:t xml:space="preserve"> y libera calor</w:t>
            </w:r>
            <w:r w:rsidR="00771720" w:rsidRPr="001B7C41">
              <w:t xml:space="preserve">, al </w:t>
            </w:r>
            <w:r w:rsidRPr="001B7C41">
              <w:t xml:space="preserve"> segundo </w:t>
            </w:r>
            <w:r w:rsidR="00771720" w:rsidRPr="001B7C41">
              <w:t>efecto de evaporación, lográndose “que una gran parte del agua sea separada del jugo; la cual es apta para su utilización como agua esterilizada e ideal para su aplicación en el proceso de fabricación de pulpas de jugos”</w:t>
            </w:r>
            <w:r w:rsidR="00386B50">
              <w:t>,</w:t>
            </w:r>
            <w:r w:rsidR="00771720" w:rsidRPr="001B7C41">
              <w:t xml:space="preserve"> (Granja &amp; Granja, 2013, p. 36)</w:t>
            </w:r>
            <w:r w:rsidR="00386B50">
              <w:t>.</w:t>
            </w:r>
          </w:p>
        </w:tc>
      </w:tr>
      <w:tr w:rsidR="00BA5412" w:rsidRPr="00EA4D5F" w14:paraId="06A9F62F" w14:textId="77777777">
        <w:trPr>
          <w:trHeight w:val="420"/>
        </w:trPr>
        <w:tc>
          <w:tcPr>
            <w:tcW w:w="13412" w:type="dxa"/>
            <w:gridSpan w:val="2"/>
            <w:shd w:val="clear" w:color="auto" w:fill="auto"/>
            <w:tcMar>
              <w:top w:w="100" w:type="dxa"/>
              <w:left w:w="100" w:type="dxa"/>
              <w:bottom w:w="100" w:type="dxa"/>
              <w:right w:w="100" w:type="dxa"/>
            </w:tcMar>
          </w:tcPr>
          <w:p w14:paraId="000000DC" w14:textId="00DEFBC0" w:rsidR="00BA5412" w:rsidRPr="001B7C41" w:rsidRDefault="00BA5412">
            <w:pPr>
              <w:shd w:val="clear" w:color="auto" w:fill="FFFFFF"/>
              <w:spacing w:line="240" w:lineRule="auto"/>
              <w:jc w:val="both"/>
            </w:pPr>
          </w:p>
        </w:tc>
      </w:tr>
    </w:tbl>
    <w:p w14:paraId="000000DE" w14:textId="77777777" w:rsidR="00BA5412" w:rsidRPr="00EA4D5F" w:rsidRDefault="00BA5412"/>
    <w:p w14:paraId="000000DF" w14:textId="77777777" w:rsidR="00BA5412" w:rsidRPr="00EA4D5F" w:rsidRDefault="00BA5412"/>
    <w:p w14:paraId="000000E0" w14:textId="77777777" w:rsidR="00BA5412" w:rsidRPr="00EA4D5F" w:rsidRDefault="002115D9">
      <w:r w:rsidRPr="001B7C41">
        <w:t>Clarificación de jarabe</w:t>
      </w:r>
      <w:r w:rsidRPr="00EA4D5F">
        <w:t xml:space="preserve"> </w:t>
      </w:r>
    </w:p>
    <w:tbl>
      <w:tblPr>
        <w:tblStyle w:val="affd"/>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6864"/>
        <w:gridCol w:w="5015"/>
      </w:tblGrid>
      <w:tr w:rsidR="00EA4D5F" w:rsidRPr="00EA4D5F" w14:paraId="41560ACB" w14:textId="77777777">
        <w:trPr>
          <w:trHeight w:val="580"/>
        </w:trPr>
        <w:tc>
          <w:tcPr>
            <w:tcW w:w="1533" w:type="dxa"/>
            <w:shd w:val="clear" w:color="auto" w:fill="C9DAF8"/>
            <w:tcMar>
              <w:top w:w="100" w:type="dxa"/>
              <w:left w:w="100" w:type="dxa"/>
              <w:bottom w:w="100" w:type="dxa"/>
              <w:right w:w="100" w:type="dxa"/>
            </w:tcMar>
          </w:tcPr>
          <w:p w14:paraId="000000E1" w14:textId="77777777" w:rsidR="00BA5412" w:rsidRPr="00EA4D5F" w:rsidRDefault="002115D9">
            <w:pPr>
              <w:widowControl w:val="0"/>
              <w:spacing w:line="240" w:lineRule="auto"/>
              <w:jc w:val="center"/>
              <w:rPr>
                <w:b/>
              </w:rPr>
            </w:pPr>
            <w:r w:rsidRPr="00EA4D5F">
              <w:rPr>
                <w:b/>
              </w:rPr>
              <w:t>Tipo de recurso</w:t>
            </w:r>
          </w:p>
        </w:tc>
        <w:tc>
          <w:tcPr>
            <w:tcW w:w="11879" w:type="dxa"/>
            <w:gridSpan w:val="2"/>
            <w:shd w:val="clear" w:color="auto" w:fill="C9DAF8"/>
            <w:tcMar>
              <w:top w:w="100" w:type="dxa"/>
              <w:left w:w="100" w:type="dxa"/>
              <w:bottom w:w="100" w:type="dxa"/>
              <w:right w:w="100" w:type="dxa"/>
            </w:tcMar>
          </w:tcPr>
          <w:p w14:paraId="000000E2" w14:textId="77777777" w:rsidR="00BA5412" w:rsidRPr="00EA4D5F" w:rsidRDefault="002115D9">
            <w:pPr>
              <w:pStyle w:val="Ttulo"/>
              <w:widowControl w:val="0"/>
              <w:spacing w:line="240" w:lineRule="auto"/>
              <w:jc w:val="center"/>
              <w:rPr>
                <w:sz w:val="22"/>
                <w:szCs w:val="22"/>
              </w:rPr>
            </w:pPr>
            <w:r w:rsidRPr="00EA4D5F">
              <w:rPr>
                <w:sz w:val="22"/>
                <w:szCs w:val="22"/>
              </w:rPr>
              <w:t xml:space="preserve">Slider pasos </w:t>
            </w:r>
          </w:p>
        </w:tc>
      </w:tr>
      <w:tr w:rsidR="00AA0FDA" w:rsidRPr="00EA4D5F" w14:paraId="1CE8DD8C" w14:textId="77777777">
        <w:trPr>
          <w:trHeight w:val="420"/>
        </w:trPr>
        <w:tc>
          <w:tcPr>
            <w:tcW w:w="1533" w:type="dxa"/>
            <w:shd w:val="clear" w:color="auto" w:fill="auto"/>
            <w:tcMar>
              <w:top w:w="100" w:type="dxa"/>
              <w:left w:w="100" w:type="dxa"/>
              <w:bottom w:w="100" w:type="dxa"/>
              <w:right w:w="100" w:type="dxa"/>
            </w:tcMar>
          </w:tcPr>
          <w:p w14:paraId="000000E4" w14:textId="77777777" w:rsidR="00AA0FDA" w:rsidRPr="00EA4D5F" w:rsidRDefault="00AA0FDA" w:rsidP="00AA0FDA">
            <w:pPr>
              <w:widowControl w:val="0"/>
              <w:spacing w:line="240" w:lineRule="auto"/>
              <w:rPr>
                <w:b/>
              </w:rPr>
            </w:pPr>
            <w:r w:rsidRPr="00EA4D5F">
              <w:rPr>
                <w:b/>
              </w:rPr>
              <w:t>Introducción</w:t>
            </w:r>
          </w:p>
        </w:tc>
        <w:tc>
          <w:tcPr>
            <w:tcW w:w="11879" w:type="dxa"/>
            <w:gridSpan w:val="2"/>
            <w:shd w:val="clear" w:color="auto" w:fill="auto"/>
            <w:tcMar>
              <w:top w:w="100" w:type="dxa"/>
              <w:left w:w="100" w:type="dxa"/>
              <w:bottom w:w="100" w:type="dxa"/>
              <w:right w:w="100" w:type="dxa"/>
            </w:tcMar>
          </w:tcPr>
          <w:p w14:paraId="000000E5" w14:textId="14E6064E" w:rsidR="00AA0FDA" w:rsidRPr="00D65647" w:rsidRDefault="00AA0FDA" w:rsidP="00AA0FDA">
            <w:pPr>
              <w:shd w:val="clear" w:color="auto" w:fill="FFFFFF"/>
              <w:spacing w:line="240" w:lineRule="auto"/>
              <w:jc w:val="both"/>
            </w:pPr>
            <w:r w:rsidRPr="004040D7">
              <w:t xml:space="preserve">En esta etapa del proceso, </w:t>
            </w:r>
            <w:r w:rsidRPr="004040D7">
              <w:rPr>
                <w:u w:val="single"/>
              </w:rPr>
              <w:t>el equipo está diseñado en tres opciones</w:t>
            </w:r>
            <w:r w:rsidRPr="004040D7">
              <w:t xml:space="preserve">: </w:t>
            </w:r>
          </w:p>
        </w:tc>
      </w:tr>
      <w:tr w:rsidR="00AA0FDA" w:rsidRPr="00EA4D5F" w14:paraId="4535FEDD" w14:textId="77777777">
        <w:trPr>
          <w:trHeight w:val="420"/>
        </w:trPr>
        <w:tc>
          <w:tcPr>
            <w:tcW w:w="1533" w:type="dxa"/>
            <w:shd w:val="clear" w:color="auto" w:fill="auto"/>
            <w:tcMar>
              <w:top w:w="100" w:type="dxa"/>
              <w:left w:w="100" w:type="dxa"/>
              <w:bottom w:w="100" w:type="dxa"/>
              <w:right w:w="100" w:type="dxa"/>
            </w:tcMar>
          </w:tcPr>
          <w:p w14:paraId="000000E7" w14:textId="77777777" w:rsidR="00AA0FDA" w:rsidRPr="00EA4D5F" w:rsidRDefault="00AA0FDA" w:rsidP="00AA0FDA">
            <w:pPr>
              <w:widowControl w:val="0"/>
              <w:spacing w:line="240" w:lineRule="auto"/>
              <w:rPr>
                <w:b/>
              </w:rPr>
            </w:pPr>
            <w:proofErr w:type="spellStart"/>
            <w:r w:rsidRPr="00EA4D5F">
              <w:rPr>
                <w:b/>
              </w:rPr>
              <w:t>Slide</w:t>
            </w:r>
            <w:proofErr w:type="spellEnd"/>
            <w:r w:rsidRPr="00EA4D5F">
              <w:rPr>
                <w:b/>
              </w:rPr>
              <w:t xml:space="preserve"> 1</w:t>
            </w:r>
          </w:p>
        </w:tc>
        <w:tc>
          <w:tcPr>
            <w:tcW w:w="6864" w:type="dxa"/>
            <w:shd w:val="clear" w:color="auto" w:fill="auto"/>
            <w:tcMar>
              <w:top w:w="100" w:type="dxa"/>
              <w:left w:w="100" w:type="dxa"/>
              <w:bottom w:w="100" w:type="dxa"/>
              <w:right w:w="100" w:type="dxa"/>
            </w:tcMar>
          </w:tcPr>
          <w:p w14:paraId="2FF324FC" w14:textId="557FAA79" w:rsidR="00AA0FDA" w:rsidRPr="00755168" w:rsidRDefault="00AA0FDA" w:rsidP="00AA0FDA">
            <w:pPr>
              <w:shd w:val="clear" w:color="auto" w:fill="FFFFFF"/>
              <w:spacing w:line="240" w:lineRule="auto"/>
              <w:jc w:val="both"/>
            </w:pPr>
            <w:r w:rsidRPr="00755168">
              <w:t>a. Almacenamiento de jarabe procedente de la molienda de caña en la planta.</w:t>
            </w:r>
          </w:p>
          <w:p w14:paraId="1DDEB2E3" w14:textId="1DBBD301" w:rsidR="00AA0FDA" w:rsidRPr="00755168" w:rsidRDefault="00AA0FDA" w:rsidP="00AA0FDA">
            <w:pPr>
              <w:shd w:val="clear" w:color="auto" w:fill="FFFFFF"/>
              <w:spacing w:line="240" w:lineRule="auto"/>
              <w:jc w:val="both"/>
            </w:pPr>
            <w:r w:rsidRPr="00755168">
              <w:t>b. Formar Jarabe a partir de miel virgen.</w:t>
            </w:r>
          </w:p>
          <w:p w14:paraId="21F0EDB4" w14:textId="3191FF49" w:rsidR="00AA0FDA" w:rsidRPr="00755168" w:rsidRDefault="00AA0FDA" w:rsidP="00AA0FDA">
            <w:pPr>
              <w:shd w:val="clear" w:color="auto" w:fill="FFFFFF"/>
              <w:spacing w:line="240" w:lineRule="auto"/>
              <w:jc w:val="both"/>
            </w:pPr>
            <w:r w:rsidRPr="00755168">
              <w:t>c.  El azúcar moreno es colado de un ingenio artesanal, pero como las dos últimas materias primas mencionadas contienen sólidos que se encuentran en estado coloidal, su eliminación es un trabajo en equipo en una sola operación de “clarificación por flotación, la capacidad de este equipo en acero inoxidable, que tiene doble fondo para el calentamiento controlado con vapores para 800 litros”, (Granja &amp; Granja, 2013, p. 37).</w:t>
            </w:r>
          </w:p>
          <w:p w14:paraId="000000EA" w14:textId="59A033E8" w:rsidR="00AA0FDA" w:rsidRPr="00755168" w:rsidRDefault="00AA0FDA" w:rsidP="00AA0FDA">
            <w:pPr>
              <w:shd w:val="clear" w:color="auto" w:fill="FFFFFF"/>
              <w:spacing w:line="240" w:lineRule="auto"/>
              <w:jc w:val="both"/>
            </w:pPr>
          </w:p>
        </w:tc>
        <w:tc>
          <w:tcPr>
            <w:tcW w:w="5015" w:type="dxa"/>
            <w:shd w:val="clear" w:color="auto" w:fill="auto"/>
            <w:tcMar>
              <w:top w:w="100" w:type="dxa"/>
              <w:left w:w="100" w:type="dxa"/>
              <w:bottom w:w="100" w:type="dxa"/>
              <w:right w:w="100" w:type="dxa"/>
            </w:tcMar>
          </w:tcPr>
          <w:p w14:paraId="000000EB" w14:textId="77777777" w:rsidR="00AA0FDA" w:rsidRPr="001B7C41" w:rsidRDefault="00000000" w:rsidP="00AA0FDA">
            <w:pPr>
              <w:widowControl w:val="0"/>
              <w:spacing w:line="240" w:lineRule="auto"/>
            </w:pPr>
            <w:sdt>
              <w:sdtPr>
                <w:tag w:val="goog_rdk_12"/>
                <w:id w:val="1494217588"/>
              </w:sdtPr>
              <w:sdtContent>
                <w:commentRangeStart w:id="19"/>
              </w:sdtContent>
            </w:sdt>
            <w:r w:rsidR="00AA0FDA" w:rsidRPr="001B7C41">
              <w:rPr>
                <w:noProof/>
              </w:rPr>
              <w:drawing>
                <wp:inline distT="0" distB="0" distL="0" distR="0" wp14:anchorId="1209D7E2" wp14:editId="1EABBA11">
                  <wp:extent cx="1945199" cy="1416753"/>
                  <wp:effectExtent l="0" t="0" r="0" b="0"/>
                  <wp:docPr id="230"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23"/>
                          <a:srcRect/>
                          <a:stretch>
                            <a:fillRect/>
                          </a:stretch>
                        </pic:blipFill>
                        <pic:spPr>
                          <a:xfrm>
                            <a:off x="0" y="0"/>
                            <a:ext cx="1945199" cy="1416753"/>
                          </a:xfrm>
                          <a:prstGeom prst="rect">
                            <a:avLst/>
                          </a:prstGeom>
                          <a:ln/>
                        </pic:spPr>
                      </pic:pic>
                    </a:graphicData>
                  </a:graphic>
                </wp:inline>
              </w:drawing>
            </w:r>
            <w:commentRangeEnd w:id="19"/>
            <w:r w:rsidR="00AA0FDA" w:rsidRPr="00EA4D5F">
              <w:commentReference w:id="19"/>
            </w:r>
          </w:p>
          <w:p w14:paraId="000000EC" w14:textId="77777777" w:rsidR="00AA0FDA" w:rsidRPr="00EA4D5F" w:rsidRDefault="00AA0FDA" w:rsidP="00AA0FDA">
            <w:pPr>
              <w:widowControl w:val="0"/>
              <w:spacing w:line="240" w:lineRule="auto"/>
            </w:pPr>
            <w:r w:rsidRPr="00EA4D5F">
              <w:rPr>
                <w:b/>
              </w:rPr>
              <w:t xml:space="preserve">Imagen: </w:t>
            </w:r>
            <w:r w:rsidRPr="00EA4D5F">
              <w:t>635700_i8</w:t>
            </w:r>
          </w:p>
        </w:tc>
      </w:tr>
      <w:tr w:rsidR="00AA0FDA" w:rsidRPr="00EA4D5F" w14:paraId="19B25F98" w14:textId="77777777">
        <w:trPr>
          <w:trHeight w:val="420"/>
        </w:trPr>
        <w:tc>
          <w:tcPr>
            <w:tcW w:w="1533" w:type="dxa"/>
            <w:shd w:val="clear" w:color="auto" w:fill="auto"/>
            <w:tcMar>
              <w:top w:w="100" w:type="dxa"/>
              <w:left w:w="100" w:type="dxa"/>
              <w:bottom w:w="100" w:type="dxa"/>
              <w:right w:w="100" w:type="dxa"/>
            </w:tcMar>
          </w:tcPr>
          <w:p w14:paraId="000000ED" w14:textId="77777777" w:rsidR="00AA0FDA" w:rsidRPr="00EA4D5F" w:rsidRDefault="00AA0FDA" w:rsidP="00AA0FDA">
            <w:pPr>
              <w:widowControl w:val="0"/>
              <w:spacing w:line="240" w:lineRule="auto"/>
              <w:rPr>
                <w:b/>
              </w:rPr>
            </w:pPr>
            <w:proofErr w:type="spellStart"/>
            <w:r w:rsidRPr="00EA4D5F">
              <w:rPr>
                <w:b/>
              </w:rPr>
              <w:lastRenderedPageBreak/>
              <w:t>Slide</w:t>
            </w:r>
            <w:proofErr w:type="spellEnd"/>
            <w:r w:rsidRPr="00EA4D5F">
              <w:rPr>
                <w:b/>
              </w:rPr>
              <w:t xml:space="preserve"> 2</w:t>
            </w:r>
          </w:p>
        </w:tc>
        <w:tc>
          <w:tcPr>
            <w:tcW w:w="6864" w:type="dxa"/>
            <w:shd w:val="clear" w:color="auto" w:fill="auto"/>
            <w:tcMar>
              <w:top w:w="100" w:type="dxa"/>
              <w:left w:w="100" w:type="dxa"/>
              <w:bottom w:w="100" w:type="dxa"/>
              <w:right w:w="100" w:type="dxa"/>
            </w:tcMar>
          </w:tcPr>
          <w:p w14:paraId="210502FB" w14:textId="1A5073AB" w:rsidR="00AA0FDA" w:rsidRPr="00755168" w:rsidRDefault="00AA0FDA" w:rsidP="00AA0FDA">
            <w:pPr>
              <w:widowControl w:val="0"/>
              <w:spacing w:line="240" w:lineRule="auto"/>
            </w:pPr>
            <w:r w:rsidRPr="00755168">
              <w:rPr>
                <w:u w:val="single"/>
              </w:rPr>
              <w:t>Este último tipo de material</w:t>
            </w:r>
            <w:r w:rsidRPr="00755168">
              <w:t xml:space="preserve"> no tiene afinidad por el agua, carecen de estabilidad en presencia de electrolitos y son relativamente fáciles de coagular.  Por el contrario, los hidrofílicos tienen una fuerte afinidad por el agua. Los coloides poseen carga eléctrica que se repelen impidiendo la coagulación y la flotación. Por esta razón, para obtener la coagulación deben neutralizarse primero las cargas eléctricas</w:t>
            </w:r>
            <w:r w:rsidR="00386B50" w:rsidRPr="00755168">
              <w:t>,</w:t>
            </w:r>
            <w:r w:rsidRPr="00755168">
              <w:t xml:space="preserve"> (Granja &amp; Granja, 2013). </w:t>
            </w:r>
          </w:p>
          <w:p w14:paraId="000000EE" w14:textId="2D4D66B9" w:rsidR="00AA0FDA" w:rsidRPr="00755168" w:rsidRDefault="00AA0FDA" w:rsidP="00AA0FDA">
            <w:pPr>
              <w:widowControl w:val="0"/>
              <w:spacing w:line="240" w:lineRule="auto"/>
            </w:pPr>
          </w:p>
        </w:tc>
        <w:tc>
          <w:tcPr>
            <w:tcW w:w="5015" w:type="dxa"/>
            <w:shd w:val="clear" w:color="auto" w:fill="auto"/>
            <w:tcMar>
              <w:top w:w="100" w:type="dxa"/>
              <w:left w:w="100" w:type="dxa"/>
              <w:bottom w:w="100" w:type="dxa"/>
              <w:right w:w="100" w:type="dxa"/>
            </w:tcMar>
          </w:tcPr>
          <w:p w14:paraId="000000EF" w14:textId="77777777" w:rsidR="00AA0FDA" w:rsidRPr="001B7C41" w:rsidRDefault="00000000" w:rsidP="00AA0FDA">
            <w:pPr>
              <w:widowControl w:val="0"/>
              <w:spacing w:line="240" w:lineRule="auto"/>
            </w:pPr>
            <w:sdt>
              <w:sdtPr>
                <w:tag w:val="goog_rdk_13"/>
                <w:id w:val="-2030238029"/>
              </w:sdtPr>
              <w:sdtContent>
                <w:commentRangeStart w:id="20"/>
              </w:sdtContent>
            </w:sdt>
            <w:r w:rsidR="00AA0FDA" w:rsidRPr="001B7C41">
              <w:rPr>
                <w:noProof/>
              </w:rPr>
              <w:drawing>
                <wp:inline distT="0" distB="0" distL="0" distR="0" wp14:anchorId="3D0DE429" wp14:editId="58F6C565">
                  <wp:extent cx="1981200" cy="1452880"/>
                  <wp:effectExtent l="0" t="0" r="0" b="0"/>
                  <wp:docPr id="23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4"/>
                          <a:srcRect/>
                          <a:stretch>
                            <a:fillRect/>
                          </a:stretch>
                        </pic:blipFill>
                        <pic:spPr>
                          <a:xfrm>
                            <a:off x="0" y="0"/>
                            <a:ext cx="1981200" cy="1452880"/>
                          </a:xfrm>
                          <a:prstGeom prst="rect">
                            <a:avLst/>
                          </a:prstGeom>
                          <a:ln/>
                        </pic:spPr>
                      </pic:pic>
                    </a:graphicData>
                  </a:graphic>
                </wp:inline>
              </w:drawing>
            </w:r>
            <w:commentRangeEnd w:id="20"/>
            <w:r w:rsidR="00AA0FDA" w:rsidRPr="00EA4D5F">
              <w:commentReference w:id="20"/>
            </w:r>
          </w:p>
          <w:p w14:paraId="000000F0" w14:textId="77777777" w:rsidR="00AA0FDA" w:rsidRPr="00EA4D5F" w:rsidRDefault="00AA0FDA" w:rsidP="00AA0FDA">
            <w:pPr>
              <w:widowControl w:val="0"/>
              <w:spacing w:line="240" w:lineRule="auto"/>
            </w:pPr>
            <w:r w:rsidRPr="00EA4D5F">
              <w:rPr>
                <w:b/>
              </w:rPr>
              <w:t xml:space="preserve">Imagen: </w:t>
            </w:r>
            <w:r w:rsidRPr="00EA4D5F">
              <w:t>635700_i9</w:t>
            </w:r>
          </w:p>
        </w:tc>
      </w:tr>
      <w:tr w:rsidR="00AA0FDA" w:rsidRPr="00EA4D5F" w14:paraId="07C33DFB" w14:textId="77777777">
        <w:trPr>
          <w:trHeight w:val="420"/>
        </w:trPr>
        <w:tc>
          <w:tcPr>
            <w:tcW w:w="1533" w:type="dxa"/>
            <w:shd w:val="clear" w:color="auto" w:fill="auto"/>
            <w:tcMar>
              <w:top w:w="100" w:type="dxa"/>
              <w:left w:w="100" w:type="dxa"/>
              <w:bottom w:w="100" w:type="dxa"/>
              <w:right w:w="100" w:type="dxa"/>
            </w:tcMar>
          </w:tcPr>
          <w:p w14:paraId="000000F1" w14:textId="77777777" w:rsidR="00AA0FDA" w:rsidRPr="00EA4D5F" w:rsidRDefault="00AA0FDA" w:rsidP="00AA0FDA">
            <w:pPr>
              <w:widowControl w:val="0"/>
              <w:spacing w:line="240" w:lineRule="auto"/>
              <w:rPr>
                <w:b/>
              </w:rPr>
            </w:pPr>
            <w:proofErr w:type="spellStart"/>
            <w:r w:rsidRPr="00EA4D5F">
              <w:rPr>
                <w:b/>
              </w:rPr>
              <w:t>Slide</w:t>
            </w:r>
            <w:proofErr w:type="spellEnd"/>
            <w:r w:rsidRPr="00EA4D5F">
              <w:rPr>
                <w:b/>
              </w:rPr>
              <w:t xml:space="preserve"> 3</w:t>
            </w:r>
          </w:p>
        </w:tc>
        <w:tc>
          <w:tcPr>
            <w:tcW w:w="6864" w:type="dxa"/>
            <w:shd w:val="clear" w:color="auto" w:fill="auto"/>
            <w:tcMar>
              <w:top w:w="100" w:type="dxa"/>
              <w:left w:w="100" w:type="dxa"/>
              <w:bottom w:w="100" w:type="dxa"/>
              <w:right w:w="100" w:type="dxa"/>
            </w:tcMar>
          </w:tcPr>
          <w:p w14:paraId="77D59786" w14:textId="72FDC4F6" w:rsidR="00AA0FDA" w:rsidRPr="00755168" w:rsidRDefault="00AA0FDA" w:rsidP="00AA0FDA">
            <w:pPr>
              <w:widowControl w:val="0"/>
              <w:spacing w:line="240" w:lineRule="auto"/>
            </w:pPr>
            <w:r w:rsidRPr="00755168">
              <w:t>Los floculantes funcionan porque, aunque la carga neta de la partícula sea negativa, una carga positiva puede estar presente en la superficie de cualquier partícula y puede absorber radicales iónicos poliméricos.</w:t>
            </w:r>
          </w:p>
          <w:p w14:paraId="000000F2" w14:textId="6C363D2B" w:rsidR="00AA0FDA" w:rsidRPr="00755168" w:rsidRDefault="00AA0FDA" w:rsidP="00AA0FDA">
            <w:pPr>
              <w:widowControl w:val="0"/>
              <w:spacing w:line="240" w:lineRule="auto"/>
            </w:pPr>
          </w:p>
        </w:tc>
        <w:tc>
          <w:tcPr>
            <w:tcW w:w="5015" w:type="dxa"/>
            <w:shd w:val="clear" w:color="auto" w:fill="auto"/>
            <w:tcMar>
              <w:top w:w="100" w:type="dxa"/>
              <w:left w:w="100" w:type="dxa"/>
              <w:bottom w:w="100" w:type="dxa"/>
              <w:right w:w="100" w:type="dxa"/>
            </w:tcMar>
          </w:tcPr>
          <w:p w14:paraId="000000F3" w14:textId="77777777" w:rsidR="00AA0FDA" w:rsidRPr="00EA4D5F" w:rsidRDefault="00000000" w:rsidP="00AA0FDA">
            <w:pPr>
              <w:widowControl w:val="0"/>
              <w:spacing w:line="240" w:lineRule="auto"/>
            </w:pPr>
            <w:sdt>
              <w:sdtPr>
                <w:tag w:val="goog_rdk_14"/>
                <w:id w:val="-703336276"/>
              </w:sdtPr>
              <w:sdtContent>
                <w:commentRangeStart w:id="21"/>
              </w:sdtContent>
            </w:sdt>
            <w:r w:rsidR="00AA0FDA" w:rsidRPr="001B7C41">
              <w:rPr>
                <w:noProof/>
              </w:rPr>
              <w:drawing>
                <wp:inline distT="0" distB="0" distL="0" distR="0" wp14:anchorId="0DFF9EFE" wp14:editId="22832DF3">
                  <wp:extent cx="2057610" cy="1227707"/>
                  <wp:effectExtent l="0" t="0" r="0" b="0"/>
                  <wp:docPr id="235"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25"/>
                          <a:srcRect/>
                          <a:stretch>
                            <a:fillRect/>
                          </a:stretch>
                        </pic:blipFill>
                        <pic:spPr>
                          <a:xfrm>
                            <a:off x="0" y="0"/>
                            <a:ext cx="2057610" cy="1227707"/>
                          </a:xfrm>
                          <a:prstGeom prst="rect">
                            <a:avLst/>
                          </a:prstGeom>
                          <a:ln/>
                        </pic:spPr>
                      </pic:pic>
                    </a:graphicData>
                  </a:graphic>
                </wp:inline>
              </w:drawing>
            </w:r>
            <w:commentRangeEnd w:id="21"/>
            <w:r w:rsidR="00AA0FDA" w:rsidRPr="00EA4D5F">
              <w:commentReference w:id="21"/>
            </w:r>
          </w:p>
          <w:p w14:paraId="000000F4" w14:textId="77777777" w:rsidR="00AA0FDA" w:rsidRPr="001179E1" w:rsidRDefault="00AA0FDA" w:rsidP="00AA0FDA">
            <w:pPr>
              <w:widowControl w:val="0"/>
              <w:spacing w:line="240" w:lineRule="auto"/>
            </w:pPr>
            <w:r w:rsidRPr="00EA4D5F">
              <w:rPr>
                <w:b/>
              </w:rPr>
              <w:t xml:space="preserve">Imagen: </w:t>
            </w:r>
            <w:r w:rsidRPr="00EA4D5F">
              <w:t>635700_i10</w:t>
            </w:r>
          </w:p>
        </w:tc>
      </w:tr>
      <w:tr w:rsidR="00AA0FDA" w:rsidRPr="00EA4D5F" w14:paraId="489FE720" w14:textId="77777777">
        <w:trPr>
          <w:trHeight w:val="420"/>
        </w:trPr>
        <w:tc>
          <w:tcPr>
            <w:tcW w:w="1533" w:type="dxa"/>
            <w:shd w:val="clear" w:color="auto" w:fill="auto"/>
            <w:tcMar>
              <w:top w:w="100" w:type="dxa"/>
              <w:left w:w="100" w:type="dxa"/>
              <w:bottom w:w="100" w:type="dxa"/>
              <w:right w:w="100" w:type="dxa"/>
            </w:tcMar>
          </w:tcPr>
          <w:p w14:paraId="000000F5" w14:textId="77777777" w:rsidR="00AA0FDA" w:rsidRPr="00EA4D5F" w:rsidRDefault="00AA0FDA" w:rsidP="00AA0FDA">
            <w:pPr>
              <w:widowControl w:val="0"/>
              <w:spacing w:line="240" w:lineRule="auto"/>
              <w:rPr>
                <w:b/>
              </w:rPr>
            </w:pPr>
            <w:proofErr w:type="spellStart"/>
            <w:r w:rsidRPr="00EA4D5F">
              <w:rPr>
                <w:b/>
              </w:rPr>
              <w:t>Slide</w:t>
            </w:r>
            <w:proofErr w:type="spellEnd"/>
            <w:r w:rsidRPr="00EA4D5F">
              <w:rPr>
                <w:b/>
              </w:rPr>
              <w:t xml:space="preserve"> 4</w:t>
            </w:r>
          </w:p>
        </w:tc>
        <w:tc>
          <w:tcPr>
            <w:tcW w:w="6864" w:type="dxa"/>
            <w:shd w:val="clear" w:color="auto" w:fill="auto"/>
            <w:tcMar>
              <w:top w:w="100" w:type="dxa"/>
              <w:left w:w="100" w:type="dxa"/>
              <w:bottom w:w="100" w:type="dxa"/>
              <w:right w:w="100" w:type="dxa"/>
            </w:tcMar>
          </w:tcPr>
          <w:p w14:paraId="4E2E904C" w14:textId="77364D25" w:rsidR="00AA0FDA" w:rsidRPr="00755168" w:rsidRDefault="00AA0FDA" w:rsidP="00AA0FDA">
            <w:pPr>
              <w:widowControl w:val="0"/>
              <w:spacing w:line="240" w:lineRule="auto"/>
            </w:pPr>
            <w:r w:rsidRPr="00755168">
              <w:t>Además, siendo de alto peso molecular, la longitud de la cadena es mayor, lo que posibilita que se deba varios radicales aniónicos se absorban en las cargas positivas descritas y se establece un verdadero puente, que aumenta el tamaño de los flóculos</w:t>
            </w:r>
            <w:r w:rsidR="00386B50" w:rsidRPr="00755168">
              <w:t>,</w:t>
            </w:r>
            <w:r w:rsidRPr="00755168">
              <w:t xml:space="preserve"> (Granja &amp; Granja, 2013).</w:t>
            </w:r>
          </w:p>
          <w:p w14:paraId="000000F6" w14:textId="6BFFEA78" w:rsidR="00AA0FDA" w:rsidRPr="00755168" w:rsidRDefault="00AA0FDA" w:rsidP="00AA0FDA">
            <w:pPr>
              <w:widowControl w:val="0"/>
              <w:spacing w:line="240" w:lineRule="auto"/>
            </w:pPr>
          </w:p>
        </w:tc>
        <w:tc>
          <w:tcPr>
            <w:tcW w:w="5015" w:type="dxa"/>
            <w:shd w:val="clear" w:color="auto" w:fill="auto"/>
            <w:tcMar>
              <w:top w:w="100" w:type="dxa"/>
              <w:left w:w="100" w:type="dxa"/>
              <w:bottom w:w="100" w:type="dxa"/>
              <w:right w:w="100" w:type="dxa"/>
            </w:tcMar>
          </w:tcPr>
          <w:p w14:paraId="000000F7" w14:textId="77777777" w:rsidR="00AA0FDA" w:rsidRPr="001B7C41" w:rsidRDefault="00000000" w:rsidP="00AA0FDA">
            <w:pPr>
              <w:widowControl w:val="0"/>
              <w:spacing w:line="240" w:lineRule="auto"/>
            </w:pPr>
            <w:sdt>
              <w:sdtPr>
                <w:tag w:val="goog_rdk_15"/>
                <w:id w:val="-799382057"/>
              </w:sdtPr>
              <w:sdtContent>
                <w:commentRangeStart w:id="22"/>
              </w:sdtContent>
            </w:sdt>
            <w:r w:rsidR="00AA0FDA" w:rsidRPr="001B7C41">
              <w:rPr>
                <w:noProof/>
              </w:rPr>
              <w:drawing>
                <wp:inline distT="0" distB="0" distL="0" distR="0" wp14:anchorId="1D86752F" wp14:editId="4A4A3E80">
                  <wp:extent cx="2085467" cy="1244329"/>
                  <wp:effectExtent l="0" t="0" r="0" b="0"/>
                  <wp:docPr id="237"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26"/>
                          <a:srcRect/>
                          <a:stretch>
                            <a:fillRect/>
                          </a:stretch>
                        </pic:blipFill>
                        <pic:spPr>
                          <a:xfrm>
                            <a:off x="0" y="0"/>
                            <a:ext cx="2085467" cy="1244329"/>
                          </a:xfrm>
                          <a:prstGeom prst="rect">
                            <a:avLst/>
                          </a:prstGeom>
                          <a:ln/>
                        </pic:spPr>
                      </pic:pic>
                    </a:graphicData>
                  </a:graphic>
                </wp:inline>
              </w:drawing>
            </w:r>
            <w:commentRangeEnd w:id="22"/>
            <w:r w:rsidR="00AA0FDA" w:rsidRPr="00EA4D5F">
              <w:commentReference w:id="22"/>
            </w:r>
          </w:p>
          <w:p w14:paraId="000000F8" w14:textId="77777777" w:rsidR="00AA0FDA" w:rsidRPr="00EA4D5F" w:rsidRDefault="00AA0FDA" w:rsidP="00AA0FDA">
            <w:pPr>
              <w:widowControl w:val="0"/>
              <w:spacing w:line="240" w:lineRule="auto"/>
              <w:rPr>
                <w:b/>
              </w:rPr>
            </w:pPr>
            <w:r w:rsidRPr="00EA4D5F">
              <w:rPr>
                <w:b/>
              </w:rPr>
              <w:t xml:space="preserve">Imagen: </w:t>
            </w:r>
            <w:r w:rsidRPr="00EA4D5F">
              <w:t>635700_i11</w:t>
            </w:r>
          </w:p>
        </w:tc>
      </w:tr>
      <w:tr w:rsidR="00AA0FDA" w:rsidRPr="00EA4D5F" w14:paraId="5ADAC143" w14:textId="77777777">
        <w:trPr>
          <w:trHeight w:val="420"/>
        </w:trPr>
        <w:tc>
          <w:tcPr>
            <w:tcW w:w="1533" w:type="dxa"/>
            <w:shd w:val="clear" w:color="auto" w:fill="auto"/>
            <w:tcMar>
              <w:top w:w="100" w:type="dxa"/>
              <w:left w:w="100" w:type="dxa"/>
              <w:bottom w:w="100" w:type="dxa"/>
              <w:right w:w="100" w:type="dxa"/>
            </w:tcMar>
          </w:tcPr>
          <w:p w14:paraId="000000F9" w14:textId="77777777" w:rsidR="00AA0FDA" w:rsidRPr="00EA4D5F" w:rsidRDefault="00AA0FDA" w:rsidP="00AA0FDA">
            <w:pPr>
              <w:widowControl w:val="0"/>
              <w:spacing w:line="240" w:lineRule="auto"/>
              <w:rPr>
                <w:b/>
              </w:rPr>
            </w:pPr>
            <w:proofErr w:type="spellStart"/>
            <w:r w:rsidRPr="00EA4D5F">
              <w:rPr>
                <w:b/>
              </w:rPr>
              <w:lastRenderedPageBreak/>
              <w:t>Slide</w:t>
            </w:r>
            <w:proofErr w:type="spellEnd"/>
            <w:r w:rsidRPr="00EA4D5F">
              <w:rPr>
                <w:b/>
              </w:rPr>
              <w:t xml:space="preserve"> 5</w:t>
            </w:r>
          </w:p>
        </w:tc>
        <w:tc>
          <w:tcPr>
            <w:tcW w:w="6864" w:type="dxa"/>
            <w:shd w:val="clear" w:color="auto" w:fill="auto"/>
            <w:tcMar>
              <w:top w:w="100" w:type="dxa"/>
              <w:left w:w="100" w:type="dxa"/>
              <w:bottom w:w="100" w:type="dxa"/>
              <w:right w:w="100" w:type="dxa"/>
            </w:tcMar>
          </w:tcPr>
          <w:p w14:paraId="000000FA" w14:textId="67D58AAC" w:rsidR="00AA0FDA" w:rsidRPr="00755168" w:rsidRDefault="00AA0FDA" w:rsidP="00AA0FDA">
            <w:pPr>
              <w:widowControl w:val="0"/>
              <w:spacing w:line="240" w:lineRule="auto"/>
            </w:pPr>
            <w:r w:rsidRPr="00755168">
              <w:t>Durante la etapa de coagulación y la siguiente, otros sólidos son capturados en la etapa de flotación. Partículas extraídas de plantas suspendidas como bagazo, partículas mayores a 0.200 mm que son difíciles de capturar porque deben ser separadas por una malla metálica contra una charola y luego ser removidas manualmente.</w:t>
            </w:r>
          </w:p>
        </w:tc>
        <w:tc>
          <w:tcPr>
            <w:tcW w:w="5015" w:type="dxa"/>
            <w:shd w:val="clear" w:color="auto" w:fill="auto"/>
            <w:tcMar>
              <w:top w:w="100" w:type="dxa"/>
              <w:left w:w="100" w:type="dxa"/>
              <w:bottom w:w="100" w:type="dxa"/>
              <w:right w:w="100" w:type="dxa"/>
            </w:tcMar>
          </w:tcPr>
          <w:p w14:paraId="000000FB" w14:textId="77777777" w:rsidR="00AA0FDA" w:rsidRPr="00EA4D5F" w:rsidRDefault="00000000" w:rsidP="00AA0FDA">
            <w:pPr>
              <w:widowControl w:val="0"/>
              <w:spacing w:line="240" w:lineRule="auto"/>
              <w:rPr>
                <w:b/>
              </w:rPr>
            </w:pPr>
            <w:sdt>
              <w:sdtPr>
                <w:tag w:val="goog_rdk_16"/>
                <w:id w:val="1927609089"/>
              </w:sdtPr>
              <w:sdtContent>
                <w:commentRangeStart w:id="23"/>
              </w:sdtContent>
            </w:sdt>
            <w:r w:rsidR="00AA0FDA" w:rsidRPr="00EA4D5F">
              <w:rPr>
                <w:b/>
                <w:noProof/>
              </w:rPr>
              <w:drawing>
                <wp:inline distT="0" distB="0" distL="0" distR="0" wp14:anchorId="1D4C97B5" wp14:editId="1E64C11D">
                  <wp:extent cx="2134643" cy="1483576"/>
                  <wp:effectExtent l="0" t="0" r="0" b="0"/>
                  <wp:docPr id="239"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27"/>
                          <a:srcRect/>
                          <a:stretch>
                            <a:fillRect/>
                          </a:stretch>
                        </pic:blipFill>
                        <pic:spPr>
                          <a:xfrm>
                            <a:off x="0" y="0"/>
                            <a:ext cx="2134643" cy="1483576"/>
                          </a:xfrm>
                          <a:prstGeom prst="rect">
                            <a:avLst/>
                          </a:prstGeom>
                          <a:ln/>
                        </pic:spPr>
                      </pic:pic>
                    </a:graphicData>
                  </a:graphic>
                </wp:inline>
              </w:drawing>
            </w:r>
            <w:commentRangeEnd w:id="23"/>
            <w:r w:rsidR="00AA0FDA" w:rsidRPr="001179E1">
              <w:commentReference w:id="23"/>
            </w:r>
          </w:p>
          <w:p w14:paraId="000000FC" w14:textId="77777777" w:rsidR="00AA0FDA" w:rsidRPr="001179E1" w:rsidRDefault="00AA0FDA" w:rsidP="00AA0FDA">
            <w:pPr>
              <w:widowControl w:val="0"/>
              <w:spacing w:line="240" w:lineRule="auto"/>
            </w:pPr>
            <w:r w:rsidRPr="00EA4D5F">
              <w:rPr>
                <w:b/>
              </w:rPr>
              <w:t xml:space="preserve">Imagen: </w:t>
            </w:r>
            <w:r w:rsidRPr="00EA4D5F">
              <w:t>635700_i12</w:t>
            </w:r>
          </w:p>
        </w:tc>
      </w:tr>
      <w:tr w:rsidR="00AA0FDA" w:rsidRPr="00EA4D5F" w14:paraId="36B74F87" w14:textId="77777777">
        <w:trPr>
          <w:trHeight w:val="420"/>
        </w:trPr>
        <w:tc>
          <w:tcPr>
            <w:tcW w:w="1533" w:type="dxa"/>
            <w:shd w:val="clear" w:color="auto" w:fill="auto"/>
            <w:tcMar>
              <w:top w:w="100" w:type="dxa"/>
              <w:left w:w="100" w:type="dxa"/>
              <w:bottom w:w="100" w:type="dxa"/>
              <w:right w:w="100" w:type="dxa"/>
            </w:tcMar>
          </w:tcPr>
          <w:p w14:paraId="000000FD" w14:textId="77777777" w:rsidR="00AA0FDA" w:rsidRPr="00EA4D5F" w:rsidRDefault="00AA0FDA" w:rsidP="00AA0FDA">
            <w:pPr>
              <w:widowControl w:val="0"/>
              <w:spacing w:line="240" w:lineRule="auto"/>
              <w:rPr>
                <w:b/>
              </w:rPr>
            </w:pPr>
            <w:proofErr w:type="spellStart"/>
            <w:r w:rsidRPr="00EA4D5F">
              <w:rPr>
                <w:b/>
              </w:rPr>
              <w:t>Slide</w:t>
            </w:r>
            <w:proofErr w:type="spellEnd"/>
            <w:r w:rsidRPr="00EA4D5F">
              <w:rPr>
                <w:b/>
              </w:rPr>
              <w:t xml:space="preserve"> 6</w:t>
            </w:r>
          </w:p>
        </w:tc>
        <w:tc>
          <w:tcPr>
            <w:tcW w:w="6864" w:type="dxa"/>
            <w:shd w:val="clear" w:color="auto" w:fill="auto"/>
            <w:tcMar>
              <w:top w:w="100" w:type="dxa"/>
              <w:left w:w="100" w:type="dxa"/>
              <w:bottom w:w="100" w:type="dxa"/>
              <w:right w:w="100" w:type="dxa"/>
            </w:tcMar>
          </w:tcPr>
          <w:p w14:paraId="000000FE" w14:textId="2A42C35D" w:rsidR="00AA0FDA" w:rsidRPr="001B7C41" w:rsidRDefault="00AA0FDA" w:rsidP="00AA0FDA">
            <w:pPr>
              <w:widowControl w:val="0"/>
              <w:spacing w:line="240" w:lineRule="auto"/>
            </w:pPr>
            <w:r w:rsidRPr="00EA4D5F">
              <w:t>Usando ácido fosfórico al 85 % USP y sacarosa cálcica como agentes desecantes, implica la observación con cierto cuidado, dada la dificultad de la reacción entre los dos componentes.</w:t>
            </w:r>
          </w:p>
        </w:tc>
        <w:tc>
          <w:tcPr>
            <w:tcW w:w="5015" w:type="dxa"/>
            <w:shd w:val="clear" w:color="auto" w:fill="auto"/>
            <w:tcMar>
              <w:top w:w="100" w:type="dxa"/>
              <w:left w:w="100" w:type="dxa"/>
              <w:bottom w:w="100" w:type="dxa"/>
              <w:right w:w="100" w:type="dxa"/>
            </w:tcMar>
          </w:tcPr>
          <w:p w14:paraId="000000FF" w14:textId="77777777" w:rsidR="00AA0FDA" w:rsidRPr="00EA4D5F" w:rsidRDefault="00000000" w:rsidP="00AA0FDA">
            <w:pPr>
              <w:widowControl w:val="0"/>
              <w:spacing w:line="240" w:lineRule="auto"/>
              <w:rPr>
                <w:b/>
              </w:rPr>
            </w:pPr>
            <w:sdt>
              <w:sdtPr>
                <w:tag w:val="goog_rdk_17"/>
                <w:id w:val="711548942"/>
              </w:sdtPr>
              <w:sdtContent>
                <w:commentRangeStart w:id="24"/>
              </w:sdtContent>
            </w:sdt>
            <w:r w:rsidR="00AA0FDA" w:rsidRPr="00EA4D5F">
              <w:rPr>
                <w:b/>
                <w:noProof/>
              </w:rPr>
              <w:drawing>
                <wp:inline distT="0" distB="0" distL="0" distR="0" wp14:anchorId="1A513E85" wp14:editId="39D824A5">
                  <wp:extent cx="2134351" cy="1067176"/>
                  <wp:effectExtent l="0" t="0" r="0" b="0"/>
                  <wp:docPr id="241"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28"/>
                          <a:srcRect/>
                          <a:stretch>
                            <a:fillRect/>
                          </a:stretch>
                        </pic:blipFill>
                        <pic:spPr>
                          <a:xfrm>
                            <a:off x="0" y="0"/>
                            <a:ext cx="2134351" cy="1067176"/>
                          </a:xfrm>
                          <a:prstGeom prst="rect">
                            <a:avLst/>
                          </a:prstGeom>
                          <a:ln/>
                        </pic:spPr>
                      </pic:pic>
                    </a:graphicData>
                  </a:graphic>
                </wp:inline>
              </w:drawing>
            </w:r>
            <w:commentRangeEnd w:id="24"/>
            <w:r w:rsidR="00AA0FDA" w:rsidRPr="001179E1">
              <w:commentReference w:id="24"/>
            </w:r>
          </w:p>
          <w:p w14:paraId="00000100" w14:textId="77777777" w:rsidR="00AA0FDA" w:rsidRPr="001179E1" w:rsidRDefault="00AA0FDA" w:rsidP="00AA0FDA">
            <w:pPr>
              <w:widowControl w:val="0"/>
              <w:spacing w:line="240" w:lineRule="auto"/>
            </w:pPr>
            <w:r w:rsidRPr="00EA4D5F">
              <w:rPr>
                <w:b/>
              </w:rPr>
              <w:t xml:space="preserve">Imagen: </w:t>
            </w:r>
            <w:r w:rsidRPr="00EA4D5F">
              <w:t>635700_i13</w:t>
            </w:r>
          </w:p>
        </w:tc>
      </w:tr>
    </w:tbl>
    <w:p w14:paraId="00000101" w14:textId="77777777" w:rsidR="00BA5412" w:rsidRPr="00EA4D5F" w:rsidRDefault="002115D9">
      <w:r w:rsidRPr="00EA4D5F">
        <w:t xml:space="preserve"> </w:t>
      </w:r>
    </w:p>
    <w:p w14:paraId="00000102" w14:textId="77777777" w:rsidR="00BA5412" w:rsidRPr="001B7C41" w:rsidRDefault="002115D9">
      <w:pPr>
        <w:shd w:val="clear" w:color="auto" w:fill="FFFFFF"/>
        <w:spacing w:before="240"/>
      </w:pPr>
      <w:r w:rsidRPr="001B7C41">
        <w:t>Concentración</w:t>
      </w:r>
    </w:p>
    <w:tbl>
      <w:tblPr>
        <w:tblStyle w:val="af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EA4D5F" w:rsidRPr="00EA4D5F" w14:paraId="3172C004" w14:textId="77777777">
        <w:tc>
          <w:tcPr>
            <w:tcW w:w="1703" w:type="dxa"/>
            <w:shd w:val="clear" w:color="auto" w:fill="C9DAF8"/>
            <w:tcMar>
              <w:top w:w="100" w:type="dxa"/>
              <w:left w:w="100" w:type="dxa"/>
              <w:bottom w:w="100" w:type="dxa"/>
              <w:right w:w="100" w:type="dxa"/>
            </w:tcMar>
          </w:tcPr>
          <w:p w14:paraId="00000103" w14:textId="77777777" w:rsidR="00BA5412" w:rsidRPr="00EA4D5F" w:rsidRDefault="002115D9">
            <w:pPr>
              <w:widowControl w:val="0"/>
              <w:pBdr>
                <w:top w:val="nil"/>
                <w:left w:val="nil"/>
                <w:bottom w:val="nil"/>
                <w:right w:val="nil"/>
                <w:between w:val="nil"/>
              </w:pBdr>
              <w:spacing w:line="240" w:lineRule="auto"/>
              <w:rPr>
                <w:b/>
              </w:rPr>
            </w:pPr>
            <w:r w:rsidRPr="00EA4D5F">
              <w:rPr>
                <w:b/>
              </w:rPr>
              <w:t>Tipo de recurso</w:t>
            </w:r>
          </w:p>
        </w:tc>
        <w:tc>
          <w:tcPr>
            <w:tcW w:w="11709" w:type="dxa"/>
            <w:shd w:val="clear" w:color="auto" w:fill="C9DAF8"/>
            <w:tcMar>
              <w:top w:w="100" w:type="dxa"/>
              <w:left w:w="100" w:type="dxa"/>
              <w:bottom w:w="100" w:type="dxa"/>
              <w:right w:w="100" w:type="dxa"/>
            </w:tcMar>
          </w:tcPr>
          <w:p w14:paraId="00000104" w14:textId="77777777" w:rsidR="00BA5412" w:rsidRPr="00EA4D5F" w:rsidRDefault="002115D9">
            <w:pPr>
              <w:pStyle w:val="Ttulo"/>
              <w:widowControl w:val="0"/>
              <w:spacing w:line="240" w:lineRule="auto"/>
              <w:jc w:val="center"/>
              <w:rPr>
                <w:sz w:val="22"/>
                <w:szCs w:val="22"/>
              </w:rPr>
            </w:pPr>
            <w:r w:rsidRPr="00EA4D5F">
              <w:rPr>
                <w:sz w:val="22"/>
                <w:szCs w:val="22"/>
              </w:rPr>
              <w:t>Rutas / Pasos. Verticales 1</w:t>
            </w:r>
          </w:p>
        </w:tc>
      </w:tr>
      <w:tr w:rsidR="00EA4D5F" w:rsidRPr="00EA4D5F" w14:paraId="1A3D285B" w14:textId="77777777">
        <w:tc>
          <w:tcPr>
            <w:tcW w:w="1703" w:type="dxa"/>
            <w:shd w:val="clear" w:color="auto" w:fill="auto"/>
            <w:tcMar>
              <w:top w:w="100" w:type="dxa"/>
              <w:left w:w="100" w:type="dxa"/>
              <w:bottom w:w="100" w:type="dxa"/>
              <w:right w:w="100" w:type="dxa"/>
            </w:tcMar>
          </w:tcPr>
          <w:p w14:paraId="00000105" w14:textId="77777777" w:rsidR="00BA5412" w:rsidRPr="00EA4D5F" w:rsidRDefault="002115D9">
            <w:pPr>
              <w:widowControl w:val="0"/>
              <w:spacing w:line="240" w:lineRule="auto"/>
              <w:ind w:right="-804"/>
              <w:rPr>
                <w:b/>
              </w:rPr>
            </w:pPr>
            <w:r w:rsidRPr="00EA4D5F">
              <w:rPr>
                <w:b/>
              </w:rPr>
              <w:t>Introducción</w:t>
            </w:r>
          </w:p>
        </w:tc>
        <w:tc>
          <w:tcPr>
            <w:tcW w:w="11709" w:type="dxa"/>
            <w:shd w:val="clear" w:color="auto" w:fill="auto"/>
            <w:tcMar>
              <w:top w:w="100" w:type="dxa"/>
              <w:left w:w="100" w:type="dxa"/>
              <w:bottom w:w="100" w:type="dxa"/>
              <w:right w:w="100" w:type="dxa"/>
            </w:tcMar>
          </w:tcPr>
          <w:p w14:paraId="00000106" w14:textId="6E860CDB" w:rsidR="00BA5412" w:rsidRPr="001B7C41" w:rsidRDefault="002115D9">
            <w:pPr>
              <w:widowControl w:val="0"/>
              <w:spacing w:line="240" w:lineRule="auto"/>
            </w:pPr>
            <w:r w:rsidRPr="00EA4D5F">
              <w:t xml:space="preserve">A continuación, se </w:t>
            </w:r>
            <w:r w:rsidR="00465995" w:rsidRPr="00EA4D5F">
              <w:t xml:space="preserve">describe </w:t>
            </w:r>
            <w:r w:rsidRPr="00EA4D5F">
              <w:t xml:space="preserve">de qué manera la concentración y las altas temperaturas permiten una mejor purificación del producto. </w:t>
            </w:r>
          </w:p>
        </w:tc>
      </w:tr>
      <w:tr w:rsidR="00EA4D5F" w:rsidRPr="00EA4D5F" w14:paraId="7B138834" w14:textId="77777777">
        <w:trPr>
          <w:trHeight w:val="420"/>
        </w:trPr>
        <w:tc>
          <w:tcPr>
            <w:tcW w:w="13412" w:type="dxa"/>
            <w:gridSpan w:val="2"/>
            <w:shd w:val="clear" w:color="auto" w:fill="auto"/>
            <w:tcMar>
              <w:top w:w="100" w:type="dxa"/>
              <w:left w:w="100" w:type="dxa"/>
              <w:bottom w:w="100" w:type="dxa"/>
              <w:right w:w="100" w:type="dxa"/>
            </w:tcMar>
          </w:tcPr>
          <w:p w14:paraId="00000107" w14:textId="77777777" w:rsidR="00BA5412" w:rsidRPr="00EA4D5F" w:rsidRDefault="00000000">
            <w:pPr>
              <w:widowControl w:val="0"/>
              <w:spacing w:line="240" w:lineRule="auto"/>
              <w:jc w:val="center"/>
            </w:pPr>
            <w:sdt>
              <w:sdtPr>
                <w:tag w:val="goog_rdk_18"/>
                <w:id w:val="1854139672"/>
              </w:sdtPr>
              <w:sdtContent>
                <w:commentRangeStart w:id="25"/>
              </w:sdtContent>
            </w:sdt>
            <w:r w:rsidR="002115D9" w:rsidRPr="00EA4D5F">
              <w:rPr>
                <w:noProof/>
              </w:rPr>
              <w:drawing>
                <wp:inline distT="0" distB="0" distL="0" distR="0" wp14:anchorId="3402ADDA" wp14:editId="65D44ADA">
                  <wp:extent cx="2180065" cy="1431576"/>
                  <wp:effectExtent l="0" t="0" r="0" b="0"/>
                  <wp:docPr id="24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9"/>
                          <a:srcRect b="6190"/>
                          <a:stretch>
                            <a:fillRect/>
                          </a:stretch>
                        </pic:blipFill>
                        <pic:spPr>
                          <a:xfrm>
                            <a:off x="0" y="0"/>
                            <a:ext cx="2180065" cy="1431576"/>
                          </a:xfrm>
                          <a:prstGeom prst="rect">
                            <a:avLst/>
                          </a:prstGeom>
                          <a:ln/>
                        </pic:spPr>
                      </pic:pic>
                    </a:graphicData>
                  </a:graphic>
                </wp:inline>
              </w:drawing>
            </w:r>
            <w:commentRangeEnd w:id="25"/>
            <w:r w:rsidR="002115D9" w:rsidRPr="00EA4D5F">
              <w:commentReference w:id="25"/>
            </w:r>
          </w:p>
          <w:p w14:paraId="00000108" w14:textId="77777777" w:rsidR="00BA5412" w:rsidRPr="00EA4D5F" w:rsidRDefault="00BA5412">
            <w:pPr>
              <w:widowControl w:val="0"/>
              <w:spacing w:line="240" w:lineRule="auto"/>
              <w:jc w:val="center"/>
            </w:pPr>
          </w:p>
          <w:p w14:paraId="00000109" w14:textId="77777777" w:rsidR="00BA5412" w:rsidRPr="00EA4D5F" w:rsidRDefault="002115D9">
            <w:pPr>
              <w:widowControl w:val="0"/>
              <w:spacing w:line="240" w:lineRule="auto"/>
              <w:rPr>
                <w:b/>
              </w:rPr>
            </w:pPr>
            <w:r w:rsidRPr="00EA4D5F">
              <w:rPr>
                <w:b/>
              </w:rPr>
              <w:t xml:space="preserve">Imagen: </w:t>
            </w:r>
            <w:r w:rsidRPr="00EA4D5F">
              <w:t>635700_i14</w:t>
            </w:r>
          </w:p>
        </w:tc>
      </w:tr>
      <w:tr w:rsidR="00EA4D5F" w:rsidRPr="00EA4D5F" w14:paraId="375D1CD7" w14:textId="77777777">
        <w:tc>
          <w:tcPr>
            <w:tcW w:w="1703" w:type="dxa"/>
            <w:shd w:val="clear" w:color="auto" w:fill="auto"/>
            <w:tcMar>
              <w:top w:w="100" w:type="dxa"/>
              <w:left w:w="100" w:type="dxa"/>
              <w:bottom w:w="100" w:type="dxa"/>
              <w:right w:w="100" w:type="dxa"/>
            </w:tcMar>
          </w:tcPr>
          <w:p w14:paraId="0000010B" w14:textId="77777777" w:rsidR="00BA5412" w:rsidRPr="00EA4D5F" w:rsidRDefault="002115D9">
            <w:pPr>
              <w:widowControl w:val="0"/>
              <w:pBdr>
                <w:top w:val="nil"/>
                <w:left w:val="nil"/>
                <w:bottom w:val="nil"/>
                <w:right w:val="nil"/>
                <w:between w:val="nil"/>
              </w:pBdr>
              <w:spacing w:line="240" w:lineRule="auto"/>
              <w:jc w:val="center"/>
              <w:rPr>
                <w:b/>
              </w:rPr>
            </w:pPr>
            <w:r w:rsidRPr="00EA4D5F">
              <w:rPr>
                <w:b/>
              </w:rPr>
              <w:t>Botón 1</w:t>
            </w:r>
          </w:p>
        </w:tc>
        <w:tc>
          <w:tcPr>
            <w:tcW w:w="11709" w:type="dxa"/>
            <w:shd w:val="clear" w:color="auto" w:fill="auto"/>
            <w:tcMar>
              <w:top w:w="100" w:type="dxa"/>
              <w:left w:w="100" w:type="dxa"/>
              <w:bottom w:w="100" w:type="dxa"/>
              <w:right w:w="100" w:type="dxa"/>
            </w:tcMar>
          </w:tcPr>
          <w:p w14:paraId="0000010C" w14:textId="61A816B7" w:rsidR="00BA5412" w:rsidRPr="00EA4D5F" w:rsidRDefault="00D9669D">
            <w:pPr>
              <w:widowControl w:val="0"/>
              <w:pBdr>
                <w:top w:val="nil"/>
                <w:left w:val="nil"/>
                <w:bottom w:val="nil"/>
                <w:right w:val="nil"/>
                <w:between w:val="nil"/>
              </w:pBdr>
              <w:spacing w:line="240" w:lineRule="auto"/>
            </w:pPr>
            <w:r w:rsidRPr="00EA4D5F">
              <w:t>El jarabe clarificado suele pasar a la siguiente etapa con un Brix de 60</w:t>
            </w:r>
            <w:r w:rsidR="00516EEA" w:rsidRPr="00EA4D5F">
              <w:t xml:space="preserve"> °</w:t>
            </w:r>
            <w:r w:rsidRPr="00EA4D5F">
              <w:t xml:space="preserve"> a 65</w:t>
            </w:r>
            <w:r w:rsidR="00516EEA" w:rsidRPr="00EA4D5F">
              <w:t xml:space="preserve"> </w:t>
            </w:r>
            <w:r w:rsidRPr="00EA4D5F">
              <w:t>°</w:t>
            </w:r>
            <w:r w:rsidR="00465995" w:rsidRPr="00EA4D5F">
              <w:t>;</w:t>
            </w:r>
            <w:r w:rsidRPr="00EA4D5F">
              <w:t xml:space="preserve"> cuanto más puro sea el material, más rápido </w:t>
            </w:r>
            <w:r w:rsidR="00516EEA" w:rsidRPr="00EA4D5F">
              <w:t xml:space="preserve">se </w:t>
            </w:r>
            <w:r w:rsidRPr="00EA4D5F">
              <w:t>cristaliza al agitar y enfriar.</w:t>
            </w:r>
          </w:p>
        </w:tc>
      </w:tr>
      <w:tr w:rsidR="00EA4D5F" w:rsidRPr="00EA4D5F" w14:paraId="0A2837F4" w14:textId="77777777">
        <w:tc>
          <w:tcPr>
            <w:tcW w:w="1703" w:type="dxa"/>
            <w:shd w:val="clear" w:color="auto" w:fill="auto"/>
            <w:tcMar>
              <w:top w:w="100" w:type="dxa"/>
              <w:left w:w="100" w:type="dxa"/>
              <w:bottom w:w="100" w:type="dxa"/>
              <w:right w:w="100" w:type="dxa"/>
            </w:tcMar>
          </w:tcPr>
          <w:p w14:paraId="0000010D" w14:textId="77777777" w:rsidR="00BA5412" w:rsidRPr="00EA4D5F" w:rsidRDefault="002115D9">
            <w:pPr>
              <w:widowControl w:val="0"/>
              <w:pBdr>
                <w:top w:val="nil"/>
                <w:left w:val="nil"/>
                <w:bottom w:val="nil"/>
                <w:right w:val="nil"/>
                <w:between w:val="nil"/>
              </w:pBdr>
              <w:spacing w:line="240" w:lineRule="auto"/>
              <w:jc w:val="center"/>
              <w:rPr>
                <w:b/>
              </w:rPr>
            </w:pPr>
            <w:r w:rsidRPr="00EA4D5F">
              <w:rPr>
                <w:b/>
              </w:rPr>
              <w:t xml:space="preserve"> Botón 2</w:t>
            </w:r>
          </w:p>
        </w:tc>
        <w:tc>
          <w:tcPr>
            <w:tcW w:w="11709" w:type="dxa"/>
            <w:shd w:val="clear" w:color="auto" w:fill="auto"/>
            <w:tcMar>
              <w:top w:w="100" w:type="dxa"/>
              <w:left w:w="100" w:type="dxa"/>
              <w:bottom w:w="100" w:type="dxa"/>
              <w:right w:w="100" w:type="dxa"/>
            </w:tcMar>
          </w:tcPr>
          <w:p w14:paraId="0000010E" w14:textId="64B6A3ED" w:rsidR="00BA5412" w:rsidRPr="00EA4D5F" w:rsidRDefault="00D9669D">
            <w:pPr>
              <w:widowControl w:val="0"/>
              <w:spacing w:line="240" w:lineRule="auto"/>
            </w:pPr>
            <w:r w:rsidRPr="00EA4D5F">
              <w:t>Este proceso constituye la etapa final del jarabe clarificado cuya temperatura registrada supera el punto de ebullición del agua.</w:t>
            </w:r>
          </w:p>
        </w:tc>
      </w:tr>
      <w:tr w:rsidR="00EA4D5F" w:rsidRPr="00EA4D5F" w14:paraId="43F748EF" w14:textId="77777777">
        <w:tc>
          <w:tcPr>
            <w:tcW w:w="1703" w:type="dxa"/>
            <w:shd w:val="clear" w:color="auto" w:fill="auto"/>
            <w:tcMar>
              <w:top w:w="100" w:type="dxa"/>
              <w:left w:w="100" w:type="dxa"/>
              <w:bottom w:w="100" w:type="dxa"/>
              <w:right w:w="100" w:type="dxa"/>
            </w:tcMar>
          </w:tcPr>
          <w:p w14:paraId="0000010F" w14:textId="77777777" w:rsidR="00BA5412" w:rsidRPr="00EA4D5F" w:rsidRDefault="002115D9">
            <w:pPr>
              <w:widowControl w:val="0"/>
              <w:pBdr>
                <w:top w:val="nil"/>
                <w:left w:val="nil"/>
                <w:bottom w:val="nil"/>
                <w:right w:val="nil"/>
                <w:between w:val="nil"/>
              </w:pBdr>
              <w:spacing w:line="240" w:lineRule="auto"/>
              <w:jc w:val="center"/>
              <w:rPr>
                <w:b/>
              </w:rPr>
            </w:pPr>
            <w:r w:rsidRPr="00EA4D5F">
              <w:rPr>
                <w:b/>
              </w:rPr>
              <w:t>Botón 3</w:t>
            </w:r>
          </w:p>
        </w:tc>
        <w:tc>
          <w:tcPr>
            <w:tcW w:w="11709" w:type="dxa"/>
            <w:shd w:val="clear" w:color="auto" w:fill="auto"/>
            <w:tcMar>
              <w:top w:w="100" w:type="dxa"/>
              <w:left w:w="100" w:type="dxa"/>
              <w:bottom w:w="100" w:type="dxa"/>
              <w:right w:w="100" w:type="dxa"/>
            </w:tcMar>
          </w:tcPr>
          <w:p w14:paraId="00000110" w14:textId="6853E073" w:rsidR="00BA5412" w:rsidRPr="00EA4D5F" w:rsidRDefault="00D9669D">
            <w:pPr>
              <w:widowControl w:val="0"/>
              <w:spacing w:line="240" w:lineRule="auto"/>
            </w:pPr>
            <w:r w:rsidRPr="00EA4D5F">
              <w:t xml:space="preserve">Mientras continúa este proceso, es importante verificar la conversión de sacarosa, que depende de la temperatura, el pH y el tiempo de residencia en </w:t>
            </w:r>
            <w:r w:rsidR="00504ABE" w:rsidRPr="00EA4D5F">
              <w:t>la paila</w:t>
            </w:r>
            <w:r w:rsidRPr="00EA4D5F">
              <w:t xml:space="preserve"> </w:t>
            </w:r>
            <w:r w:rsidR="00504ABE" w:rsidRPr="00EA4D5F">
              <w:t>concentradora</w:t>
            </w:r>
            <w:r w:rsidRPr="00EA4D5F">
              <w:t xml:space="preserve">, especialmente si la temperatura supera los 100 </w:t>
            </w:r>
            <w:proofErr w:type="spellStart"/>
            <w:r w:rsidRPr="00EA4D5F">
              <w:t>ºC</w:t>
            </w:r>
            <w:proofErr w:type="spellEnd"/>
            <w:r w:rsidRPr="00EA4D5F">
              <w:t xml:space="preserve">, la </w:t>
            </w:r>
            <w:r w:rsidR="00504ABE" w:rsidRPr="00EA4D5F">
              <w:t>i</w:t>
            </w:r>
            <w:r w:rsidRPr="00EA4D5F">
              <w:t>nversión se acelera significativamente.</w:t>
            </w:r>
          </w:p>
        </w:tc>
      </w:tr>
      <w:tr w:rsidR="00EA4D5F" w:rsidRPr="00EA4D5F" w14:paraId="00B5C2A2" w14:textId="77777777">
        <w:tc>
          <w:tcPr>
            <w:tcW w:w="1703" w:type="dxa"/>
            <w:shd w:val="clear" w:color="auto" w:fill="auto"/>
            <w:tcMar>
              <w:top w:w="100" w:type="dxa"/>
              <w:left w:w="100" w:type="dxa"/>
              <w:bottom w:w="100" w:type="dxa"/>
              <w:right w:w="100" w:type="dxa"/>
            </w:tcMar>
          </w:tcPr>
          <w:p w14:paraId="00000111" w14:textId="77777777" w:rsidR="00BA5412" w:rsidRPr="00EA4D5F" w:rsidRDefault="002115D9">
            <w:pPr>
              <w:widowControl w:val="0"/>
              <w:pBdr>
                <w:top w:val="nil"/>
                <w:left w:val="nil"/>
                <w:bottom w:val="nil"/>
                <w:right w:val="nil"/>
                <w:between w:val="nil"/>
              </w:pBdr>
              <w:spacing w:line="240" w:lineRule="auto"/>
              <w:jc w:val="center"/>
              <w:rPr>
                <w:b/>
              </w:rPr>
            </w:pPr>
            <w:r w:rsidRPr="00EA4D5F">
              <w:rPr>
                <w:b/>
              </w:rPr>
              <w:t>Botón 4</w:t>
            </w:r>
          </w:p>
        </w:tc>
        <w:tc>
          <w:tcPr>
            <w:tcW w:w="11709" w:type="dxa"/>
            <w:shd w:val="clear" w:color="auto" w:fill="auto"/>
            <w:tcMar>
              <w:top w:w="100" w:type="dxa"/>
              <w:left w:w="100" w:type="dxa"/>
              <w:bottom w:w="100" w:type="dxa"/>
              <w:right w:w="100" w:type="dxa"/>
            </w:tcMar>
          </w:tcPr>
          <w:p w14:paraId="00000112" w14:textId="74D68413" w:rsidR="00BA5412" w:rsidRPr="00EA4D5F" w:rsidRDefault="00F12097">
            <w:pPr>
              <w:widowControl w:val="0"/>
              <w:spacing w:line="240" w:lineRule="auto"/>
            </w:pPr>
            <w:r w:rsidRPr="00EA4D5F">
              <w:t>“L</w:t>
            </w:r>
            <w:r w:rsidR="00D9669D" w:rsidRPr="00EA4D5F">
              <w:t>a paila de concentración tiene una capacidad nominal de 220 Kilogramos / hora</w:t>
            </w:r>
            <w:r w:rsidRPr="00EA4D5F">
              <w:t xml:space="preserve">” </w:t>
            </w:r>
            <w:r w:rsidRPr="001B7C41">
              <w:t>(Granja &amp; Granja, 2013, p. 43)</w:t>
            </w:r>
            <w:r w:rsidR="00D9669D" w:rsidRPr="00EA4D5F">
              <w:t>.</w:t>
            </w:r>
          </w:p>
        </w:tc>
      </w:tr>
      <w:tr w:rsidR="00EA4D5F" w:rsidRPr="00EA4D5F" w14:paraId="57F8711B" w14:textId="77777777">
        <w:tc>
          <w:tcPr>
            <w:tcW w:w="1703" w:type="dxa"/>
            <w:shd w:val="clear" w:color="auto" w:fill="auto"/>
            <w:tcMar>
              <w:top w:w="100" w:type="dxa"/>
              <w:left w:w="100" w:type="dxa"/>
              <w:bottom w:w="100" w:type="dxa"/>
              <w:right w:w="100" w:type="dxa"/>
            </w:tcMar>
          </w:tcPr>
          <w:p w14:paraId="00000113" w14:textId="77777777" w:rsidR="00BA5412" w:rsidRPr="00EA4D5F" w:rsidRDefault="002115D9">
            <w:pPr>
              <w:widowControl w:val="0"/>
              <w:pBdr>
                <w:top w:val="nil"/>
                <w:left w:val="nil"/>
                <w:bottom w:val="nil"/>
                <w:right w:val="nil"/>
                <w:between w:val="nil"/>
              </w:pBdr>
              <w:spacing w:line="240" w:lineRule="auto"/>
              <w:jc w:val="center"/>
              <w:rPr>
                <w:b/>
              </w:rPr>
            </w:pPr>
            <w:r w:rsidRPr="00EA4D5F">
              <w:rPr>
                <w:b/>
              </w:rPr>
              <w:t>Botón 5</w:t>
            </w:r>
          </w:p>
        </w:tc>
        <w:tc>
          <w:tcPr>
            <w:tcW w:w="11709" w:type="dxa"/>
            <w:shd w:val="clear" w:color="auto" w:fill="auto"/>
            <w:tcMar>
              <w:top w:w="100" w:type="dxa"/>
              <w:left w:w="100" w:type="dxa"/>
              <w:bottom w:w="100" w:type="dxa"/>
              <w:right w:w="100" w:type="dxa"/>
            </w:tcMar>
          </w:tcPr>
          <w:p w14:paraId="3A66A3EB" w14:textId="08873B92" w:rsidR="00BA5412" w:rsidRPr="00EA4D5F" w:rsidRDefault="00D9669D" w:rsidP="001B7C41">
            <w:pPr>
              <w:widowControl w:val="0"/>
              <w:spacing w:line="240" w:lineRule="auto"/>
              <w:ind w:left="720"/>
            </w:pPr>
            <w:r w:rsidRPr="00EA4D5F">
              <w:t xml:space="preserve">El “punto” del jarabe clarificado </w:t>
            </w:r>
            <w:r w:rsidR="005F1BBD" w:rsidRPr="00EA4D5F">
              <w:t xml:space="preserve">para la obtención de la panela granulada </w:t>
            </w:r>
            <w:r w:rsidRPr="00EA4D5F">
              <w:t>en la planta piloto</w:t>
            </w:r>
            <w:r w:rsidR="005F1BBD" w:rsidRPr="00EA4D5F">
              <w:t xml:space="preserve"> prototipo</w:t>
            </w:r>
            <w:r w:rsidRPr="00EA4D5F">
              <w:t xml:space="preserve"> corresponde a una concentración de sólidos de 88</w:t>
            </w:r>
            <w:r w:rsidR="00516EEA" w:rsidRPr="00EA4D5F">
              <w:t xml:space="preserve"> </w:t>
            </w:r>
            <w:r w:rsidRPr="00EA4D5F">
              <w:t>º a 94</w:t>
            </w:r>
            <w:r w:rsidR="00516EEA" w:rsidRPr="00EA4D5F">
              <w:t xml:space="preserve"> </w:t>
            </w:r>
            <w:proofErr w:type="spellStart"/>
            <w:r w:rsidRPr="00EA4D5F">
              <w:t>ºBrix</w:t>
            </w:r>
            <w:proofErr w:type="spellEnd"/>
            <w:r w:rsidR="005F1BBD" w:rsidRPr="00EA4D5F">
              <w:t>,</w:t>
            </w:r>
            <w:r w:rsidRPr="00EA4D5F">
              <w:t xml:space="preserve"> </w:t>
            </w:r>
            <w:r w:rsidR="005F1BBD" w:rsidRPr="00EA4D5F">
              <w:t>l</w:t>
            </w:r>
            <w:r w:rsidRPr="00EA4D5F">
              <w:t>a velocidad de</w:t>
            </w:r>
            <w:r w:rsidR="005F1BBD" w:rsidRPr="00EA4D5F">
              <w:t xml:space="preserve"> respuesta durante</w:t>
            </w:r>
            <w:r w:rsidRPr="00EA4D5F">
              <w:t xml:space="preserve"> este proceso debe ser alta, </w:t>
            </w:r>
            <w:r w:rsidR="005F1BBD" w:rsidRPr="00EA4D5F">
              <w:t>por</w:t>
            </w:r>
            <w:r w:rsidRPr="00EA4D5F">
              <w:t>que l</w:t>
            </w:r>
            <w:r w:rsidR="005F1BBD" w:rsidRPr="00EA4D5F">
              <w:t>o</w:t>
            </w:r>
            <w:r w:rsidRPr="00EA4D5F">
              <w:t xml:space="preserve">s </w:t>
            </w:r>
            <w:r w:rsidR="005F1BBD" w:rsidRPr="00EA4D5F">
              <w:t>cambios de las características del material en proceso ocurren</w:t>
            </w:r>
            <w:r w:rsidRPr="00EA4D5F">
              <w:t xml:space="preserve"> rápidamente </w:t>
            </w:r>
            <w:r w:rsidR="005F1BBD" w:rsidRPr="00EA4D5F">
              <w:t>en su punto final</w:t>
            </w:r>
            <w:r w:rsidRPr="00EA4D5F">
              <w:t xml:space="preserve"> y</w:t>
            </w:r>
            <w:r w:rsidR="005F1BBD" w:rsidRPr="00EA4D5F">
              <w:t xml:space="preserve"> estas pueden caramelizar</w:t>
            </w:r>
            <w:r w:rsidRPr="00EA4D5F">
              <w:t xml:space="preserve"> fácilmente, </w:t>
            </w:r>
            <w:r w:rsidR="005F1BBD" w:rsidRPr="00EA4D5F">
              <w:t xml:space="preserve">caso </w:t>
            </w:r>
            <w:r w:rsidRPr="00EA4D5F">
              <w:t>contrario se dificulta</w:t>
            </w:r>
            <w:r w:rsidR="005F1BBD" w:rsidRPr="00EA4D5F">
              <w:t>rá</w:t>
            </w:r>
            <w:r w:rsidRPr="00EA4D5F">
              <w:t xml:space="preserve"> la cristalización</w:t>
            </w:r>
            <w:r w:rsidR="00386B50">
              <w:t>,</w:t>
            </w:r>
            <w:r w:rsidR="005F1BBD" w:rsidRPr="00EA4D5F">
              <w:t xml:space="preserve"> </w:t>
            </w:r>
            <w:r w:rsidR="007F5E19" w:rsidRPr="00EA4D5F">
              <w:t>(</w:t>
            </w:r>
            <w:r w:rsidR="005F1BBD" w:rsidRPr="001B7C41">
              <w:t>Granja, 2013, p. 44)</w:t>
            </w:r>
            <w:r w:rsidR="00386B50">
              <w:t>.</w:t>
            </w:r>
          </w:p>
          <w:p w14:paraId="2D52045C" w14:textId="77777777" w:rsidR="005F1BBD" w:rsidRPr="00EA4D5F" w:rsidRDefault="005F1BBD" w:rsidP="005F1BBD">
            <w:pPr>
              <w:widowControl w:val="0"/>
              <w:spacing w:line="240" w:lineRule="auto"/>
            </w:pPr>
          </w:p>
          <w:p w14:paraId="00000114" w14:textId="18A38B10" w:rsidR="005F1BBD" w:rsidRPr="00EA4D5F" w:rsidRDefault="005F1BBD" w:rsidP="005F1BBD">
            <w:pPr>
              <w:widowControl w:val="0"/>
              <w:spacing w:line="240" w:lineRule="auto"/>
            </w:pPr>
          </w:p>
        </w:tc>
      </w:tr>
    </w:tbl>
    <w:p w14:paraId="00000115" w14:textId="77777777" w:rsidR="00BA5412" w:rsidRPr="00EA4D5F" w:rsidRDefault="002115D9">
      <w:pPr>
        <w:shd w:val="clear" w:color="auto" w:fill="FFFFFF"/>
        <w:spacing w:before="240"/>
      </w:pPr>
      <w:r w:rsidRPr="00EA4D5F">
        <w:t>Enfriamiento</w:t>
      </w:r>
    </w:p>
    <w:tbl>
      <w:tblPr>
        <w:tblStyle w:val="afff"/>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EA4D5F" w:rsidRPr="00EA4D5F" w14:paraId="7117F1BF" w14:textId="77777777">
        <w:trPr>
          <w:trHeight w:val="444"/>
        </w:trPr>
        <w:tc>
          <w:tcPr>
            <w:tcW w:w="13422" w:type="dxa"/>
            <w:shd w:val="clear" w:color="auto" w:fill="8DB3E2"/>
          </w:tcPr>
          <w:p w14:paraId="00000116" w14:textId="77777777" w:rsidR="00BA5412" w:rsidRPr="00EA4D5F" w:rsidRDefault="002115D9">
            <w:pPr>
              <w:pStyle w:val="Ttulo1"/>
              <w:jc w:val="center"/>
              <w:outlineLvl w:val="0"/>
              <w:rPr>
                <w:sz w:val="22"/>
                <w:szCs w:val="22"/>
              </w:rPr>
            </w:pPr>
            <w:r w:rsidRPr="00EA4D5F">
              <w:rPr>
                <w:sz w:val="22"/>
                <w:szCs w:val="22"/>
              </w:rPr>
              <w:lastRenderedPageBreak/>
              <w:t>Cuadro de texto</w:t>
            </w:r>
          </w:p>
        </w:tc>
      </w:tr>
      <w:tr w:rsidR="00BA5412" w:rsidRPr="00EA4D5F" w14:paraId="3EA228FE" w14:textId="77777777">
        <w:tc>
          <w:tcPr>
            <w:tcW w:w="13422" w:type="dxa"/>
          </w:tcPr>
          <w:p w14:paraId="60C0419C" w14:textId="78E14580" w:rsidR="00D9669D" w:rsidRPr="00EA4D5F" w:rsidRDefault="00D9669D" w:rsidP="00D9669D">
            <w:r w:rsidRPr="00EA4D5F">
              <w:t>Cuando se llega al punto de almíbar en el proceso anterior y se detiene el calentamiento, la textura y estructura cambia</w:t>
            </w:r>
            <w:r w:rsidR="004438B5" w:rsidRPr="00EA4D5F">
              <w:t xml:space="preserve">, </w:t>
            </w:r>
            <w:r w:rsidRPr="00EA4D5F">
              <w:t>pierde pegajosidad, se introduce aire seco en la miel, crecen cristales de azúcar, adquiere porosidad y</w:t>
            </w:r>
            <w:r w:rsidR="00CA3908" w:rsidRPr="00EA4D5F">
              <w:t>,</w:t>
            </w:r>
            <w:r w:rsidRPr="00EA4D5F">
              <w:t xml:space="preserve"> a medida que se enfría</w:t>
            </w:r>
            <w:r w:rsidR="00CA3908" w:rsidRPr="00EA4D5F">
              <w:t>,</w:t>
            </w:r>
            <w:r w:rsidRPr="00EA4D5F">
              <w:t xml:space="preserve"> el azúcar almibarado adquiere una forma amorfa</w:t>
            </w:r>
            <w:r w:rsidR="00CA3908" w:rsidRPr="00EA4D5F">
              <w:t>,</w:t>
            </w:r>
            <w:r w:rsidRPr="00EA4D5F">
              <w:t xml:space="preserve"> densa característica de los sólidos.</w:t>
            </w:r>
          </w:p>
          <w:p w14:paraId="4AA1E9B8" w14:textId="77777777" w:rsidR="00D9669D" w:rsidRPr="00EA4D5F" w:rsidRDefault="00D9669D" w:rsidP="00D9669D">
            <w:r w:rsidRPr="00EA4D5F">
              <w:t xml:space="preserve">Los tiempos de mezclado y enfriamiento dependen de la calidad de los materiales utilizados y toman un promedio de 10 a 15 minutos por lote. </w:t>
            </w:r>
          </w:p>
          <w:p w14:paraId="00000119" w14:textId="647589D9" w:rsidR="00CA3908" w:rsidRPr="001B7C41" w:rsidRDefault="00824CAB" w:rsidP="00D9669D">
            <w:r w:rsidRPr="00824CAB">
              <w:t>La operación se realiza de forma simultánea y consiste en un enfriamiento rápido del jarabe concentrado permitiendo que se cristalice por medio de</w:t>
            </w:r>
            <w:r>
              <w:t>l</w:t>
            </w:r>
            <w:r w:rsidRPr="00824CAB">
              <w:t xml:space="preserve"> batido, utilizando en este proceso una paila construida en acero inoxidable, una batidora y un soplador de aire forzado, permitiendo variar la velocidad del batido a flujo constante de aire, este depende de la viscosidad del material a cristalizar y por lo tanto</w:t>
            </w:r>
            <w:r>
              <w:t>,</w:t>
            </w:r>
            <w:r w:rsidRPr="00824CAB">
              <w:t xml:space="preserve"> da seguridad industrial al operador, al no permitir saltar de revoluciones por minuto </w:t>
            </w:r>
            <w:r w:rsidR="009C7CE1">
              <w:t xml:space="preserve">y </w:t>
            </w:r>
            <w:r w:rsidRPr="00824CAB">
              <w:t>que haga salir el aspa de batido de su lugar</w:t>
            </w:r>
            <w:r w:rsidR="009C7CE1">
              <w:t>;</w:t>
            </w:r>
            <w:r w:rsidRPr="00824CAB">
              <w:t xml:space="preserve"> tiene un control automático para su apagado</w:t>
            </w:r>
            <w:r w:rsidR="009C7CE1">
              <w:t>.</w:t>
            </w:r>
          </w:p>
        </w:tc>
      </w:tr>
    </w:tbl>
    <w:p w14:paraId="0000011A" w14:textId="77777777" w:rsidR="00BA5412" w:rsidRPr="00EA4D5F" w:rsidRDefault="00BA5412"/>
    <w:p w14:paraId="0000011B" w14:textId="040BC03B" w:rsidR="00BA5412" w:rsidRPr="00EA4D5F" w:rsidRDefault="002115D9">
      <w:r w:rsidRPr="00EA4D5F">
        <w:t>Empaque y especificación del producto</w:t>
      </w:r>
    </w:p>
    <w:tbl>
      <w:tblPr>
        <w:tblStyle w:val="a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EA4D5F" w:rsidRPr="00EA4D5F" w14:paraId="6E0B74CF" w14:textId="77777777">
        <w:trPr>
          <w:trHeight w:val="580"/>
        </w:trPr>
        <w:tc>
          <w:tcPr>
            <w:tcW w:w="1534" w:type="dxa"/>
            <w:shd w:val="clear" w:color="auto" w:fill="C9DAF8"/>
            <w:tcMar>
              <w:top w:w="100" w:type="dxa"/>
              <w:left w:w="100" w:type="dxa"/>
              <w:bottom w:w="100" w:type="dxa"/>
              <w:right w:w="100" w:type="dxa"/>
            </w:tcMar>
          </w:tcPr>
          <w:p w14:paraId="0000011C" w14:textId="77777777" w:rsidR="00BA5412" w:rsidRPr="00EA4D5F" w:rsidRDefault="002115D9">
            <w:pPr>
              <w:widowControl w:val="0"/>
              <w:spacing w:line="240" w:lineRule="auto"/>
              <w:jc w:val="center"/>
              <w:rPr>
                <w:b/>
              </w:rPr>
            </w:pPr>
            <w:r w:rsidRPr="00EA4D5F">
              <w:rPr>
                <w:b/>
              </w:rPr>
              <w:t>Tipo de recurso</w:t>
            </w:r>
          </w:p>
        </w:tc>
        <w:tc>
          <w:tcPr>
            <w:tcW w:w="11878" w:type="dxa"/>
            <w:shd w:val="clear" w:color="auto" w:fill="C9DAF8"/>
            <w:tcMar>
              <w:top w:w="100" w:type="dxa"/>
              <w:left w:w="100" w:type="dxa"/>
              <w:bottom w:w="100" w:type="dxa"/>
              <w:right w:w="100" w:type="dxa"/>
            </w:tcMar>
          </w:tcPr>
          <w:p w14:paraId="0000011D" w14:textId="77777777" w:rsidR="00BA5412" w:rsidRPr="00EA4D5F" w:rsidRDefault="002115D9">
            <w:pPr>
              <w:pStyle w:val="Ttulo"/>
              <w:widowControl w:val="0"/>
              <w:spacing w:line="240" w:lineRule="auto"/>
              <w:jc w:val="center"/>
              <w:rPr>
                <w:sz w:val="22"/>
                <w:szCs w:val="22"/>
              </w:rPr>
            </w:pPr>
            <w:r w:rsidRPr="00EA4D5F">
              <w:rPr>
                <w:sz w:val="22"/>
                <w:szCs w:val="22"/>
              </w:rPr>
              <w:t>Acordeón tipo 1</w:t>
            </w:r>
          </w:p>
        </w:tc>
      </w:tr>
      <w:tr w:rsidR="00EA4D5F" w:rsidRPr="00EA4D5F" w14:paraId="488D0F8D" w14:textId="77777777">
        <w:trPr>
          <w:trHeight w:val="420"/>
        </w:trPr>
        <w:tc>
          <w:tcPr>
            <w:tcW w:w="1534" w:type="dxa"/>
            <w:shd w:val="clear" w:color="auto" w:fill="auto"/>
            <w:tcMar>
              <w:top w:w="100" w:type="dxa"/>
              <w:left w:w="100" w:type="dxa"/>
              <w:bottom w:w="100" w:type="dxa"/>
              <w:right w:w="100" w:type="dxa"/>
            </w:tcMar>
          </w:tcPr>
          <w:p w14:paraId="0000011E" w14:textId="77777777" w:rsidR="00BA5412" w:rsidRPr="00EA4D5F" w:rsidRDefault="002115D9">
            <w:pPr>
              <w:widowControl w:val="0"/>
              <w:spacing w:line="240" w:lineRule="auto"/>
              <w:rPr>
                <w:b/>
              </w:rPr>
            </w:pPr>
            <w:r w:rsidRPr="00EA4D5F">
              <w:rPr>
                <w:b/>
              </w:rPr>
              <w:t>Introducción</w:t>
            </w:r>
          </w:p>
        </w:tc>
        <w:tc>
          <w:tcPr>
            <w:tcW w:w="11878" w:type="dxa"/>
            <w:shd w:val="clear" w:color="auto" w:fill="auto"/>
            <w:tcMar>
              <w:top w:w="100" w:type="dxa"/>
              <w:left w:w="100" w:type="dxa"/>
              <w:bottom w:w="100" w:type="dxa"/>
              <w:right w:w="100" w:type="dxa"/>
            </w:tcMar>
          </w:tcPr>
          <w:p w14:paraId="0000011F" w14:textId="577437B6" w:rsidR="00BA5412" w:rsidRPr="00EA4D5F" w:rsidRDefault="00D9669D">
            <w:pPr>
              <w:widowControl w:val="0"/>
              <w:spacing w:line="240" w:lineRule="auto"/>
            </w:pPr>
            <w:r w:rsidRPr="00EA4D5F">
              <w:t xml:space="preserve">En todo el sistema logístico, el empaque puede </w:t>
            </w:r>
            <w:r w:rsidR="00586EBA" w:rsidRPr="00EA4D5F">
              <w:t xml:space="preserve">ser tanto una </w:t>
            </w:r>
            <w:r w:rsidRPr="00EA4D5F">
              <w:t xml:space="preserve">ayuda </w:t>
            </w:r>
            <w:r w:rsidR="00586EBA" w:rsidRPr="00EA4D5F">
              <w:t>com</w:t>
            </w:r>
            <w:r w:rsidRPr="00EA4D5F">
              <w:t xml:space="preserve">o </w:t>
            </w:r>
            <w:r w:rsidR="00586EBA" w:rsidRPr="00EA4D5F">
              <w:t xml:space="preserve">un obstáculo para tener </w:t>
            </w:r>
            <w:r w:rsidRPr="00EA4D5F">
              <w:t xml:space="preserve">la más alta calidad y </w:t>
            </w:r>
            <w:r w:rsidR="00E9370A" w:rsidRPr="00EA4D5F">
              <w:t>vida de almacenamiento</w:t>
            </w:r>
            <w:r w:rsidRPr="00EA4D5F">
              <w:t>.</w:t>
            </w:r>
          </w:p>
        </w:tc>
      </w:tr>
      <w:tr w:rsidR="00EA4D5F" w:rsidRPr="00EA4D5F" w14:paraId="4771EEE4" w14:textId="77777777">
        <w:trPr>
          <w:trHeight w:val="420"/>
        </w:trPr>
        <w:tc>
          <w:tcPr>
            <w:tcW w:w="13412" w:type="dxa"/>
            <w:gridSpan w:val="2"/>
            <w:shd w:val="clear" w:color="auto" w:fill="auto"/>
            <w:tcMar>
              <w:top w:w="100" w:type="dxa"/>
              <w:left w:w="100" w:type="dxa"/>
              <w:bottom w:w="100" w:type="dxa"/>
              <w:right w:w="100" w:type="dxa"/>
            </w:tcMar>
          </w:tcPr>
          <w:p w14:paraId="00000120" w14:textId="77777777" w:rsidR="00BA5412" w:rsidRPr="00EA4D5F" w:rsidRDefault="00000000">
            <w:pPr>
              <w:widowControl w:val="0"/>
              <w:spacing w:line="240" w:lineRule="auto"/>
              <w:jc w:val="center"/>
            </w:pPr>
            <w:sdt>
              <w:sdtPr>
                <w:tag w:val="goog_rdk_19"/>
                <w:id w:val="-852190103"/>
              </w:sdtPr>
              <w:sdtContent>
                <w:commentRangeStart w:id="26"/>
              </w:sdtContent>
            </w:sdt>
            <w:r w:rsidR="002115D9" w:rsidRPr="00EA4D5F">
              <w:rPr>
                <w:noProof/>
              </w:rPr>
              <w:drawing>
                <wp:inline distT="0" distB="0" distL="0" distR="0" wp14:anchorId="1C48720D" wp14:editId="224C22EF">
                  <wp:extent cx="2441137" cy="1716542"/>
                  <wp:effectExtent l="0" t="0" r="0" b="0"/>
                  <wp:docPr id="243"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30"/>
                          <a:srcRect b="6863"/>
                          <a:stretch>
                            <a:fillRect/>
                          </a:stretch>
                        </pic:blipFill>
                        <pic:spPr>
                          <a:xfrm>
                            <a:off x="0" y="0"/>
                            <a:ext cx="2441137" cy="1716542"/>
                          </a:xfrm>
                          <a:prstGeom prst="rect">
                            <a:avLst/>
                          </a:prstGeom>
                          <a:ln/>
                        </pic:spPr>
                      </pic:pic>
                    </a:graphicData>
                  </a:graphic>
                </wp:inline>
              </w:drawing>
            </w:r>
            <w:commentRangeEnd w:id="26"/>
            <w:r w:rsidR="002115D9" w:rsidRPr="001179E1">
              <w:commentReference w:id="26"/>
            </w:r>
          </w:p>
          <w:p w14:paraId="00000121" w14:textId="77777777" w:rsidR="00BA5412" w:rsidRPr="001179E1" w:rsidRDefault="00BA5412">
            <w:pPr>
              <w:widowControl w:val="0"/>
              <w:spacing w:line="240" w:lineRule="auto"/>
              <w:jc w:val="center"/>
            </w:pPr>
          </w:p>
          <w:p w14:paraId="00000122" w14:textId="77777777" w:rsidR="00BA5412" w:rsidRPr="00EA4D5F" w:rsidRDefault="002115D9">
            <w:pPr>
              <w:widowControl w:val="0"/>
              <w:spacing w:line="240" w:lineRule="auto"/>
              <w:rPr>
                <w:b/>
              </w:rPr>
            </w:pPr>
            <w:r w:rsidRPr="00EA4D5F">
              <w:rPr>
                <w:b/>
              </w:rPr>
              <w:t xml:space="preserve">Imagen: </w:t>
            </w:r>
            <w:r w:rsidRPr="00EA4D5F">
              <w:t>635700_i15</w:t>
            </w:r>
          </w:p>
        </w:tc>
      </w:tr>
      <w:tr w:rsidR="00EA4D5F" w:rsidRPr="00EA4D5F" w14:paraId="78E6715F" w14:textId="77777777">
        <w:trPr>
          <w:trHeight w:val="420"/>
        </w:trPr>
        <w:tc>
          <w:tcPr>
            <w:tcW w:w="13412" w:type="dxa"/>
            <w:gridSpan w:val="2"/>
            <w:shd w:val="clear" w:color="auto" w:fill="auto"/>
            <w:tcMar>
              <w:top w:w="100" w:type="dxa"/>
              <w:left w:w="100" w:type="dxa"/>
              <w:bottom w:w="100" w:type="dxa"/>
              <w:right w:w="100" w:type="dxa"/>
            </w:tcMar>
          </w:tcPr>
          <w:p w14:paraId="00000124" w14:textId="25D921D5" w:rsidR="00BA5412" w:rsidRPr="00EA4D5F" w:rsidRDefault="00C32AB2">
            <w:pPr>
              <w:spacing w:after="120" w:line="240" w:lineRule="auto"/>
              <w:jc w:val="both"/>
            </w:pPr>
            <w:r w:rsidRPr="00EA4D5F">
              <w:lastRenderedPageBreak/>
              <w:t xml:space="preserve">El empaque </w:t>
            </w:r>
            <w:r w:rsidR="00905162" w:rsidRPr="00EA4D5F">
              <w:t>es una forma de proteger la panela</w:t>
            </w:r>
            <w:r w:rsidRPr="00EA4D5F">
              <w:t xml:space="preserve"> granulada</w:t>
            </w:r>
            <w:r w:rsidR="00905162" w:rsidRPr="00EA4D5F">
              <w:t xml:space="preserve"> para que permanezca en su lugar</w:t>
            </w:r>
            <w:r w:rsidR="007F5E19" w:rsidRPr="00EA4D5F">
              <w:t>,</w:t>
            </w:r>
            <w:r w:rsidR="00905162" w:rsidRPr="00EA4D5F">
              <w:t xml:space="preserve"> mientras brinda amortiguación. Sin embargo, el control de temperatura y humedad del producto puede causar deterioro, acortando su vida útil.</w:t>
            </w:r>
          </w:p>
        </w:tc>
      </w:tr>
      <w:tr w:rsidR="00EA4D5F" w:rsidRPr="00EA4D5F" w14:paraId="3B9853D4" w14:textId="77777777">
        <w:trPr>
          <w:trHeight w:val="420"/>
        </w:trPr>
        <w:tc>
          <w:tcPr>
            <w:tcW w:w="13412" w:type="dxa"/>
            <w:gridSpan w:val="2"/>
            <w:shd w:val="clear" w:color="auto" w:fill="auto"/>
            <w:tcMar>
              <w:top w:w="100" w:type="dxa"/>
              <w:left w:w="100" w:type="dxa"/>
              <w:bottom w:w="100" w:type="dxa"/>
              <w:right w:w="100" w:type="dxa"/>
            </w:tcMar>
          </w:tcPr>
          <w:p w14:paraId="00000126" w14:textId="6063A61A" w:rsidR="00BA5412" w:rsidRPr="00EA4D5F" w:rsidRDefault="00D9669D">
            <w:pPr>
              <w:spacing w:after="120" w:line="240" w:lineRule="auto"/>
              <w:jc w:val="both"/>
              <w:rPr>
                <w:highlight w:val="white"/>
              </w:rPr>
            </w:pPr>
            <w:r w:rsidRPr="00EA4D5F">
              <w:t xml:space="preserve">En esta etapa es importante tener en cuenta que el producto obtenido en la etapa anterior </w:t>
            </w:r>
            <w:r w:rsidR="007F5E19" w:rsidRPr="00EA4D5F">
              <w:t>esté</w:t>
            </w:r>
            <w:r w:rsidRPr="00EA4D5F">
              <w:t xml:space="preserve"> libre de contaminación </w:t>
            </w:r>
            <w:r w:rsidR="007F5E19" w:rsidRPr="00EA4D5F">
              <w:t>microbiológica</w:t>
            </w:r>
            <w:r w:rsidRPr="00EA4D5F">
              <w:t xml:space="preserve">. </w:t>
            </w:r>
            <w:r w:rsidR="007F5E19" w:rsidRPr="00EA4D5F">
              <w:t xml:space="preserve">Se debe tener </w:t>
            </w:r>
            <w:r w:rsidRPr="00EA4D5F">
              <w:t xml:space="preserve">mucho cuidado de no contaminar </w:t>
            </w:r>
            <w:r w:rsidR="007F5E19" w:rsidRPr="00EA4D5F">
              <w:t xml:space="preserve">la </w:t>
            </w:r>
            <w:r w:rsidRPr="00EA4D5F">
              <w:t>panel</w:t>
            </w:r>
            <w:r w:rsidR="007F5E19" w:rsidRPr="00EA4D5F">
              <w:t>a</w:t>
            </w:r>
            <w:r w:rsidRPr="00EA4D5F">
              <w:t xml:space="preserve"> </w:t>
            </w:r>
            <w:r w:rsidR="007F5E19" w:rsidRPr="00EA4D5F">
              <w:t xml:space="preserve">en la </w:t>
            </w:r>
            <w:r w:rsidRPr="00EA4D5F">
              <w:t>manipula</w:t>
            </w:r>
            <w:r w:rsidR="007F5E19" w:rsidRPr="00EA4D5F">
              <w:t>ción</w:t>
            </w:r>
            <w:r w:rsidRPr="00EA4D5F">
              <w:t>.</w:t>
            </w:r>
          </w:p>
        </w:tc>
      </w:tr>
      <w:tr w:rsidR="00EA4D5F" w:rsidRPr="00EA4D5F" w14:paraId="5DD4D1D7" w14:textId="77777777">
        <w:trPr>
          <w:trHeight w:val="420"/>
        </w:trPr>
        <w:tc>
          <w:tcPr>
            <w:tcW w:w="13412" w:type="dxa"/>
            <w:gridSpan w:val="2"/>
            <w:shd w:val="clear" w:color="auto" w:fill="auto"/>
            <w:tcMar>
              <w:top w:w="100" w:type="dxa"/>
              <w:left w:w="100" w:type="dxa"/>
              <w:bottom w:w="100" w:type="dxa"/>
              <w:right w:w="100" w:type="dxa"/>
            </w:tcMar>
          </w:tcPr>
          <w:p w14:paraId="1FCCC4CB" w14:textId="5EEA9697" w:rsidR="00BA5412" w:rsidRPr="00EA4D5F" w:rsidRDefault="007F5E19">
            <w:pPr>
              <w:spacing w:after="120" w:line="240" w:lineRule="auto"/>
              <w:jc w:val="both"/>
            </w:pPr>
            <w:r w:rsidRPr="00EA4D5F">
              <w:t>“</w:t>
            </w:r>
            <w:r w:rsidR="00D9669D" w:rsidRPr="00EA4D5F">
              <w:t xml:space="preserve">El personal operativo, equipos y utensilios están limpios y libres de contaminación, en todo el tiempo de operación de la planta, al igual que toda la infraestructura como pisos, paredes, </w:t>
            </w:r>
            <w:r w:rsidR="00D9669D" w:rsidRPr="001179E1">
              <w:t>etc.</w:t>
            </w:r>
            <w:r w:rsidRPr="001179E1">
              <w:t>”</w:t>
            </w:r>
            <w:r w:rsidR="00386B50">
              <w:t>,</w:t>
            </w:r>
            <w:r w:rsidRPr="001179E1">
              <w:t xml:space="preserve"> (</w:t>
            </w:r>
            <w:r w:rsidRPr="001B7C41">
              <w:t>Granja, 2013, p. 49).</w:t>
            </w:r>
          </w:p>
          <w:p w14:paraId="00000128" w14:textId="37637785" w:rsidR="007F5E19" w:rsidRPr="001179E1" w:rsidRDefault="007F5E19">
            <w:pPr>
              <w:spacing w:after="120" w:line="240" w:lineRule="auto"/>
              <w:jc w:val="both"/>
              <w:rPr>
                <w:highlight w:val="white"/>
              </w:rPr>
            </w:pPr>
          </w:p>
        </w:tc>
      </w:tr>
      <w:tr w:rsidR="00EA4D5F" w:rsidRPr="00EA4D5F" w14:paraId="48831F8A" w14:textId="77777777">
        <w:trPr>
          <w:trHeight w:val="420"/>
        </w:trPr>
        <w:tc>
          <w:tcPr>
            <w:tcW w:w="13412" w:type="dxa"/>
            <w:gridSpan w:val="2"/>
            <w:shd w:val="clear" w:color="auto" w:fill="auto"/>
            <w:tcMar>
              <w:top w:w="100" w:type="dxa"/>
              <w:left w:w="100" w:type="dxa"/>
              <w:bottom w:w="100" w:type="dxa"/>
              <w:right w:w="100" w:type="dxa"/>
            </w:tcMar>
          </w:tcPr>
          <w:p w14:paraId="0000012A" w14:textId="3925CA02" w:rsidR="00BA5412" w:rsidRPr="00EA4D5F" w:rsidRDefault="00D9669D">
            <w:pPr>
              <w:spacing w:after="120" w:line="240" w:lineRule="auto"/>
              <w:jc w:val="both"/>
              <w:rPr>
                <w:highlight w:val="white"/>
              </w:rPr>
            </w:pPr>
            <w:r w:rsidRPr="00EA4D5F">
              <w:t>En esta etapa, la higiene, presentación, pesaje y envasado, así como el sellado final del envase, juegan un papel importante para garantizar su longevidad, seguridad alimentaria e imagen.</w:t>
            </w:r>
          </w:p>
        </w:tc>
      </w:tr>
      <w:tr w:rsidR="00BA5412" w:rsidRPr="00EA4D5F" w14:paraId="695DC354" w14:textId="77777777">
        <w:trPr>
          <w:trHeight w:val="420"/>
        </w:trPr>
        <w:tc>
          <w:tcPr>
            <w:tcW w:w="13412" w:type="dxa"/>
            <w:gridSpan w:val="2"/>
            <w:shd w:val="clear" w:color="auto" w:fill="auto"/>
            <w:tcMar>
              <w:top w:w="100" w:type="dxa"/>
              <w:left w:w="100" w:type="dxa"/>
              <w:bottom w:w="100" w:type="dxa"/>
              <w:right w:w="100" w:type="dxa"/>
            </w:tcMar>
          </w:tcPr>
          <w:p w14:paraId="0000012C" w14:textId="74242D28" w:rsidR="00F856DB" w:rsidRPr="001B7C41" w:rsidRDefault="00D9669D" w:rsidP="001B7C41">
            <w:pPr>
              <w:spacing w:after="120" w:line="240" w:lineRule="auto"/>
              <w:ind w:left="720"/>
              <w:jc w:val="both"/>
            </w:pPr>
            <w:r w:rsidRPr="00EA4D5F">
              <w:t xml:space="preserve">El almacenamiento </w:t>
            </w:r>
            <w:r w:rsidR="00F856DB" w:rsidRPr="00EA4D5F">
              <w:t>se lo hace siguiendo las</w:t>
            </w:r>
            <w:r w:rsidRPr="00EA4D5F">
              <w:t xml:space="preserve"> fechas de </w:t>
            </w:r>
            <w:r w:rsidR="00F856DB" w:rsidRPr="00EA4D5F">
              <w:t>fabricación</w:t>
            </w:r>
            <w:r w:rsidRPr="00EA4D5F">
              <w:t>, tamaño</w:t>
            </w:r>
            <w:r w:rsidR="00F856DB" w:rsidRPr="00EA4D5F">
              <w:t>s</w:t>
            </w:r>
            <w:r w:rsidRPr="00EA4D5F">
              <w:t xml:space="preserve"> de</w:t>
            </w:r>
            <w:r w:rsidR="00F856DB" w:rsidRPr="00EA4D5F">
              <w:t xml:space="preserve"> </w:t>
            </w:r>
            <w:r w:rsidRPr="00EA4D5F">
              <w:t>l</w:t>
            </w:r>
            <w:r w:rsidR="00F856DB" w:rsidRPr="00EA4D5F">
              <w:t>os</w:t>
            </w:r>
            <w:r w:rsidRPr="00EA4D5F">
              <w:t xml:space="preserve"> lote</w:t>
            </w:r>
            <w:r w:rsidR="00F856DB" w:rsidRPr="00EA4D5F">
              <w:t>s</w:t>
            </w:r>
            <w:r w:rsidRPr="00EA4D5F">
              <w:t xml:space="preserve"> y</w:t>
            </w:r>
            <w:r w:rsidR="00F856DB" w:rsidRPr="00EA4D5F">
              <w:t xml:space="preserve"> sobre todo los</w:t>
            </w:r>
            <w:r w:rsidRPr="00EA4D5F">
              <w:t xml:space="preserve"> parámetros de humedad de equilibrio en la panela (</w:t>
            </w:r>
            <w:proofErr w:type="spellStart"/>
            <w:r w:rsidRPr="00EA4D5F">
              <w:t>C</w:t>
            </w:r>
            <w:r w:rsidR="00386B50" w:rsidRPr="00EA4D5F">
              <w:t>h</w:t>
            </w:r>
            <w:r w:rsidRPr="00EA4D5F">
              <w:t>ep</w:t>
            </w:r>
            <w:proofErr w:type="spellEnd"/>
            <w:r w:rsidRPr="00EA4D5F">
              <w:t>), entre un valor mínimo de 7</w:t>
            </w:r>
            <w:r w:rsidR="00227355" w:rsidRPr="00EA4D5F">
              <w:t>%</w:t>
            </w:r>
            <w:r w:rsidRPr="00EA4D5F">
              <w:t xml:space="preserve"> y un máximo del 10 %; con una temperatura ambiente de bodega entre 13 a 34 </w:t>
            </w:r>
            <w:proofErr w:type="spellStart"/>
            <w:r w:rsidRPr="00EA4D5F">
              <w:t>ºC</w:t>
            </w:r>
            <w:proofErr w:type="spellEnd"/>
            <w:r w:rsidRPr="00EA4D5F">
              <w:t xml:space="preserve"> y humedad relativa entre 70 a 78 </w:t>
            </w:r>
            <w:proofErr w:type="gramStart"/>
            <w:r w:rsidRPr="00EA4D5F">
              <w:t>%</w:t>
            </w:r>
            <w:r w:rsidR="00386B50">
              <w:t>,</w:t>
            </w:r>
            <w:r w:rsidR="001A3F33" w:rsidRPr="00EA4D5F">
              <w:t>(</w:t>
            </w:r>
            <w:proofErr w:type="gramEnd"/>
            <w:r w:rsidR="001A3F33" w:rsidRPr="001B7C41">
              <w:t>Granja, 2013, p. 49)</w:t>
            </w:r>
            <w:r w:rsidRPr="00EA4D5F">
              <w:t>.</w:t>
            </w:r>
          </w:p>
        </w:tc>
      </w:tr>
    </w:tbl>
    <w:p w14:paraId="0000012E" w14:textId="77777777" w:rsidR="00BA5412" w:rsidRPr="00EA4D5F" w:rsidRDefault="00BA5412"/>
    <w:p w14:paraId="0000012F" w14:textId="77777777" w:rsidR="00BA5412" w:rsidRPr="001B7C41" w:rsidRDefault="002115D9">
      <w:pPr>
        <w:numPr>
          <w:ilvl w:val="1"/>
          <w:numId w:val="3"/>
        </w:numPr>
        <w:pBdr>
          <w:top w:val="nil"/>
          <w:left w:val="nil"/>
          <w:bottom w:val="nil"/>
          <w:right w:val="nil"/>
          <w:between w:val="nil"/>
        </w:pBdr>
        <w:shd w:val="clear" w:color="auto" w:fill="FFFFFF"/>
        <w:spacing w:before="240" w:line="240" w:lineRule="auto"/>
        <w:jc w:val="both"/>
      </w:pPr>
      <w:bookmarkStart w:id="27" w:name="_heading=h.1t3h5sf" w:colFirst="0" w:colLast="0"/>
      <w:bookmarkEnd w:id="27"/>
      <w:r w:rsidRPr="001B7C41">
        <w:t>Trasiego de mieles</w:t>
      </w:r>
    </w:p>
    <w:tbl>
      <w:tblPr>
        <w:tblStyle w:val="aff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EA4D5F" w:rsidRPr="00EA4D5F" w14:paraId="4D1B5152" w14:textId="77777777">
        <w:trPr>
          <w:trHeight w:val="580"/>
        </w:trPr>
        <w:tc>
          <w:tcPr>
            <w:tcW w:w="1534" w:type="dxa"/>
            <w:shd w:val="clear" w:color="auto" w:fill="C9DAF8"/>
            <w:tcMar>
              <w:top w:w="100" w:type="dxa"/>
              <w:left w:w="100" w:type="dxa"/>
              <w:bottom w:w="100" w:type="dxa"/>
              <w:right w:w="100" w:type="dxa"/>
            </w:tcMar>
          </w:tcPr>
          <w:p w14:paraId="00000130" w14:textId="77777777" w:rsidR="00BA5412" w:rsidRPr="00EA4D5F" w:rsidRDefault="002115D9">
            <w:pPr>
              <w:widowControl w:val="0"/>
              <w:spacing w:line="240" w:lineRule="auto"/>
              <w:jc w:val="center"/>
              <w:rPr>
                <w:b/>
              </w:rPr>
            </w:pPr>
            <w:r w:rsidRPr="00EA4D5F">
              <w:rPr>
                <w:b/>
              </w:rPr>
              <w:t>Tipo de recurso</w:t>
            </w:r>
          </w:p>
        </w:tc>
        <w:tc>
          <w:tcPr>
            <w:tcW w:w="11878" w:type="dxa"/>
            <w:shd w:val="clear" w:color="auto" w:fill="C9DAF8"/>
            <w:tcMar>
              <w:top w:w="100" w:type="dxa"/>
              <w:left w:w="100" w:type="dxa"/>
              <w:bottom w:w="100" w:type="dxa"/>
              <w:right w:w="100" w:type="dxa"/>
            </w:tcMar>
          </w:tcPr>
          <w:p w14:paraId="00000131" w14:textId="77777777" w:rsidR="00BA5412" w:rsidRPr="001179E1" w:rsidRDefault="002115D9">
            <w:pPr>
              <w:pStyle w:val="Ttulo"/>
              <w:widowControl w:val="0"/>
              <w:spacing w:line="240" w:lineRule="auto"/>
              <w:jc w:val="center"/>
              <w:rPr>
                <w:sz w:val="22"/>
                <w:szCs w:val="22"/>
              </w:rPr>
            </w:pPr>
            <w:r w:rsidRPr="001179E1">
              <w:rPr>
                <w:sz w:val="22"/>
                <w:szCs w:val="22"/>
              </w:rPr>
              <w:t>Acordeón tipo 2</w:t>
            </w:r>
          </w:p>
        </w:tc>
      </w:tr>
      <w:tr w:rsidR="00EA4D5F" w:rsidRPr="00EA4D5F" w14:paraId="2C0B8E88" w14:textId="77777777">
        <w:trPr>
          <w:trHeight w:val="420"/>
        </w:trPr>
        <w:tc>
          <w:tcPr>
            <w:tcW w:w="1534" w:type="dxa"/>
            <w:shd w:val="clear" w:color="auto" w:fill="auto"/>
            <w:tcMar>
              <w:top w:w="100" w:type="dxa"/>
              <w:left w:w="100" w:type="dxa"/>
              <w:bottom w:w="100" w:type="dxa"/>
              <w:right w:w="100" w:type="dxa"/>
            </w:tcMar>
          </w:tcPr>
          <w:p w14:paraId="00000132" w14:textId="77777777" w:rsidR="00BA5412" w:rsidRPr="00EA4D5F" w:rsidRDefault="002115D9">
            <w:pPr>
              <w:widowControl w:val="0"/>
              <w:spacing w:line="240" w:lineRule="auto"/>
              <w:rPr>
                <w:b/>
              </w:rPr>
            </w:pPr>
            <w:r w:rsidRPr="00EA4D5F">
              <w:rPr>
                <w:b/>
              </w:rPr>
              <w:t>Introducción</w:t>
            </w:r>
          </w:p>
        </w:tc>
        <w:tc>
          <w:tcPr>
            <w:tcW w:w="11878" w:type="dxa"/>
            <w:shd w:val="clear" w:color="auto" w:fill="auto"/>
            <w:tcMar>
              <w:top w:w="100" w:type="dxa"/>
              <w:left w:w="100" w:type="dxa"/>
              <w:bottom w:w="100" w:type="dxa"/>
              <w:right w:w="100" w:type="dxa"/>
            </w:tcMar>
          </w:tcPr>
          <w:p w14:paraId="00000133" w14:textId="4263C7BE" w:rsidR="00BA5412" w:rsidRPr="00EA4D5F" w:rsidRDefault="002115D9">
            <w:pPr>
              <w:shd w:val="clear" w:color="auto" w:fill="FFFFFF"/>
              <w:spacing w:line="240" w:lineRule="auto"/>
              <w:jc w:val="both"/>
            </w:pPr>
            <w:r w:rsidRPr="00EA4D5F">
              <w:t>Miel hidrolizada, parámetros para la producción</w:t>
            </w:r>
            <w:r w:rsidR="001D6813" w:rsidRPr="00EA4D5F">
              <w:t>.</w:t>
            </w:r>
          </w:p>
        </w:tc>
      </w:tr>
      <w:tr w:rsidR="00EA4D5F" w:rsidRPr="00EA4D5F" w14:paraId="7FFE9ACE" w14:textId="77777777">
        <w:trPr>
          <w:trHeight w:val="420"/>
        </w:trPr>
        <w:tc>
          <w:tcPr>
            <w:tcW w:w="13412" w:type="dxa"/>
            <w:gridSpan w:val="2"/>
            <w:shd w:val="clear" w:color="auto" w:fill="auto"/>
            <w:tcMar>
              <w:top w:w="100" w:type="dxa"/>
              <w:left w:w="100" w:type="dxa"/>
              <w:bottom w:w="100" w:type="dxa"/>
              <w:right w:w="100" w:type="dxa"/>
            </w:tcMar>
          </w:tcPr>
          <w:p w14:paraId="00000134" w14:textId="77777777" w:rsidR="00BA5412" w:rsidRPr="00EA4D5F" w:rsidRDefault="00000000">
            <w:pPr>
              <w:widowControl w:val="0"/>
              <w:spacing w:line="240" w:lineRule="auto"/>
              <w:jc w:val="center"/>
            </w:pPr>
            <w:sdt>
              <w:sdtPr>
                <w:tag w:val="goog_rdk_20"/>
                <w:id w:val="-1529945035"/>
              </w:sdtPr>
              <w:sdtContent>
                <w:commentRangeStart w:id="28"/>
              </w:sdtContent>
            </w:sdt>
            <w:r w:rsidR="002115D9" w:rsidRPr="001179E1">
              <w:rPr>
                <w:noProof/>
              </w:rPr>
              <w:drawing>
                <wp:inline distT="0" distB="0" distL="0" distR="0" wp14:anchorId="5DE4E5DE" wp14:editId="31535495">
                  <wp:extent cx="2754451" cy="1458520"/>
                  <wp:effectExtent l="0" t="0" r="0" b="0"/>
                  <wp:docPr id="24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1"/>
                          <a:srcRect l="2000" r="1999" b="8408"/>
                          <a:stretch>
                            <a:fillRect/>
                          </a:stretch>
                        </pic:blipFill>
                        <pic:spPr>
                          <a:xfrm>
                            <a:off x="0" y="0"/>
                            <a:ext cx="2754451" cy="1458520"/>
                          </a:xfrm>
                          <a:prstGeom prst="rect">
                            <a:avLst/>
                          </a:prstGeom>
                          <a:ln/>
                        </pic:spPr>
                      </pic:pic>
                    </a:graphicData>
                  </a:graphic>
                </wp:inline>
              </w:drawing>
            </w:r>
            <w:commentRangeEnd w:id="28"/>
            <w:r w:rsidR="002115D9" w:rsidRPr="001179E1">
              <w:commentReference w:id="28"/>
            </w:r>
          </w:p>
          <w:p w14:paraId="00000135" w14:textId="77777777" w:rsidR="00BA5412" w:rsidRPr="001179E1" w:rsidRDefault="002115D9">
            <w:pPr>
              <w:widowControl w:val="0"/>
              <w:spacing w:line="240" w:lineRule="auto"/>
              <w:rPr>
                <w:b/>
              </w:rPr>
            </w:pPr>
            <w:r w:rsidRPr="001179E1">
              <w:rPr>
                <w:b/>
              </w:rPr>
              <w:t xml:space="preserve">Imagen: </w:t>
            </w:r>
            <w:r w:rsidRPr="001179E1">
              <w:t>635700_i16</w:t>
            </w:r>
          </w:p>
        </w:tc>
      </w:tr>
      <w:tr w:rsidR="00EA4D5F" w:rsidRPr="00EA4D5F" w14:paraId="6585C4AC" w14:textId="77777777">
        <w:trPr>
          <w:trHeight w:val="420"/>
        </w:trPr>
        <w:tc>
          <w:tcPr>
            <w:tcW w:w="13412" w:type="dxa"/>
            <w:gridSpan w:val="2"/>
            <w:shd w:val="clear" w:color="auto" w:fill="auto"/>
            <w:tcMar>
              <w:top w:w="100" w:type="dxa"/>
              <w:left w:w="100" w:type="dxa"/>
              <w:bottom w:w="100" w:type="dxa"/>
              <w:right w:w="100" w:type="dxa"/>
            </w:tcMar>
          </w:tcPr>
          <w:p w14:paraId="00000137" w14:textId="1316F9E3" w:rsidR="00BA5412" w:rsidRPr="00EA4D5F" w:rsidRDefault="00905162">
            <w:pPr>
              <w:widowControl w:val="0"/>
              <w:spacing w:line="240" w:lineRule="auto"/>
            </w:pPr>
            <w:r w:rsidRPr="00EA4D5F">
              <w:t>La miel cruda está constituida principalmente por sacarosa, glucosa y fructosa, producto natural, moderadamente húmedo, denso y viscoso, producto intermedio en la elaboración de</w:t>
            </w:r>
            <w:r w:rsidR="008A6E0B" w:rsidRPr="00EA4D5F">
              <w:t xml:space="preserve">l producto, </w:t>
            </w:r>
            <w:r w:rsidRPr="00EA4D5F">
              <w:t>especialmente cuando el jugo de caña concentrado y clarificado, que aún no ha sido extraído, contiene algún tipo de azúcar. Al someter esta miel a un tratamiento químico o biológico, se puede evitar su cristalización, dando como resultado la llamada miel “modificada”, que es hidrolizada o enriquecida con fructosa y glucosa; La cantidad de inversión dependerá del tipo de agente de inversión utilizado, así como de la temperatura y el tiempo que el agente de inversión permanece en contacto con la sacarosa. El agente de inversión más común y útil es el ácido</w:t>
            </w:r>
            <w:r w:rsidR="00386B50">
              <w:t>,</w:t>
            </w:r>
            <w:r w:rsidRPr="00EA4D5F">
              <w:t xml:space="preserve"> (</w:t>
            </w:r>
            <w:r w:rsidRPr="001B7C41">
              <w:rPr>
                <w:u w:val="single"/>
              </w:rPr>
              <w:t>Narváez, 2002</w:t>
            </w:r>
            <w:r w:rsidRPr="00EA4D5F">
              <w:t>).</w:t>
            </w:r>
          </w:p>
        </w:tc>
      </w:tr>
      <w:tr w:rsidR="00EA4D5F" w:rsidRPr="00EA4D5F" w14:paraId="57D6F3CB" w14:textId="77777777">
        <w:trPr>
          <w:trHeight w:val="420"/>
        </w:trPr>
        <w:tc>
          <w:tcPr>
            <w:tcW w:w="13412" w:type="dxa"/>
            <w:gridSpan w:val="2"/>
            <w:shd w:val="clear" w:color="auto" w:fill="auto"/>
            <w:tcMar>
              <w:top w:w="100" w:type="dxa"/>
              <w:left w:w="100" w:type="dxa"/>
              <w:bottom w:w="100" w:type="dxa"/>
              <w:right w:w="100" w:type="dxa"/>
            </w:tcMar>
          </w:tcPr>
          <w:p w14:paraId="00000139" w14:textId="21C2173F" w:rsidR="00BA5412" w:rsidRPr="00EA4D5F" w:rsidRDefault="00905162" w:rsidP="007279DE">
            <w:r w:rsidRPr="00EA4D5F">
              <w:t xml:space="preserve">Si se pretende producir miel se </w:t>
            </w:r>
            <w:r w:rsidR="00F57309" w:rsidRPr="00EA4D5F">
              <w:t>“</w:t>
            </w:r>
            <w:r w:rsidR="007546D0" w:rsidRPr="00EA4D5F">
              <w:t xml:space="preserve">recomienda </w:t>
            </w:r>
            <w:r w:rsidRPr="00EA4D5F">
              <w:t>utilizar caña</w:t>
            </w:r>
            <w:r w:rsidR="007546D0" w:rsidRPr="00EA4D5F">
              <w:t>s</w:t>
            </w:r>
            <w:r w:rsidRPr="00EA4D5F">
              <w:t xml:space="preserve"> </w:t>
            </w:r>
            <w:r w:rsidR="007546D0" w:rsidRPr="00EA4D5F">
              <w:t xml:space="preserve">inmaduras o </w:t>
            </w:r>
            <w:proofErr w:type="spellStart"/>
            <w:r w:rsidR="007546D0" w:rsidRPr="00EA4D5F">
              <w:t>sobremaduras</w:t>
            </w:r>
            <w:proofErr w:type="spellEnd"/>
            <w:r w:rsidRPr="00EA4D5F">
              <w:t xml:space="preserve">, </w:t>
            </w:r>
            <w:r w:rsidR="007546D0" w:rsidRPr="00EA4D5F">
              <w:t xml:space="preserve">con alto contenido de azúcares </w:t>
            </w:r>
            <w:r w:rsidRPr="00EA4D5F">
              <w:t>reductores</w:t>
            </w:r>
            <w:r w:rsidR="007546D0" w:rsidRPr="00EA4D5F">
              <w:t>, para disminuir su cristalización</w:t>
            </w:r>
            <w:r w:rsidR="00F57309" w:rsidRPr="00EA4D5F">
              <w:t>”</w:t>
            </w:r>
            <w:r w:rsidRPr="00EA4D5F">
              <w:t>. La miel</w:t>
            </w:r>
            <w:r w:rsidR="00F57309" w:rsidRPr="00EA4D5F">
              <w:t xml:space="preserve"> de caña</w:t>
            </w:r>
            <w:r w:rsidRPr="00EA4D5F">
              <w:t xml:space="preserve"> de buena calidad </w:t>
            </w:r>
            <w:r w:rsidR="004B2E93" w:rsidRPr="00EA4D5F">
              <w:t xml:space="preserve">cumple </w:t>
            </w:r>
            <w:r w:rsidR="007546D0" w:rsidRPr="00EA4D5F">
              <w:t xml:space="preserve">con </w:t>
            </w:r>
            <w:r w:rsidRPr="00EA4D5F">
              <w:t xml:space="preserve">las siguientes </w:t>
            </w:r>
            <w:r w:rsidR="007546D0" w:rsidRPr="00EA4D5F">
              <w:t>características</w:t>
            </w:r>
            <w:r w:rsidRPr="00EA4D5F">
              <w:t xml:space="preserve">: buen suelo y su mejoramiento, </w:t>
            </w:r>
            <w:r w:rsidR="00FB60FE" w:rsidRPr="00EA4D5F">
              <w:t>diversidades</w:t>
            </w:r>
            <w:r w:rsidRPr="00EA4D5F">
              <w:t xml:space="preserve"> de caña de azúcar adecuadas a la agroecología de cada región, fertilización adecuada, buena distribución de lluvia y/o riego durante todo el año, luz solar constante, proceso de transferencia de calor eficiente y excelentes condiciones sanitarias (Prada, 2002).</w:t>
            </w:r>
          </w:p>
        </w:tc>
      </w:tr>
      <w:tr w:rsidR="00EA4D5F" w:rsidRPr="00EA4D5F" w14:paraId="6C538F81" w14:textId="77777777">
        <w:trPr>
          <w:trHeight w:val="420"/>
        </w:trPr>
        <w:tc>
          <w:tcPr>
            <w:tcW w:w="13412" w:type="dxa"/>
            <w:gridSpan w:val="2"/>
            <w:shd w:val="clear" w:color="auto" w:fill="auto"/>
            <w:tcMar>
              <w:top w:w="100" w:type="dxa"/>
              <w:left w:w="100" w:type="dxa"/>
              <w:bottom w:w="100" w:type="dxa"/>
              <w:right w:w="100" w:type="dxa"/>
            </w:tcMar>
          </w:tcPr>
          <w:p w14:paraId="0000013B" w14:textId="737D31CF" w:rsidR="00BA5412" w:rsidRPr="00EA4D5F" w:rsidRDefault="00905162">
            <w:pPr>
              <w:widowControl w:val="0"/>
              <w:spacing w:line="240" w:lineRule="auto"/>
            </w:pPr>
            <w:r w:rsidRPr="00EA4D5F">
              <w:t xml:space="preserve">Los nutricionistas </w:t>
            </w:r>
            <w:r w:rsidR="00FB60FE" w:rsidRPr="00EA4D5F">
              <w:t>sugieren la</w:t>
            </w:r>
            <w:r w:rsidRPr="00EA4D5F">
              <w:t xml:space="preserve"> miel como suplemento dietético humano porque tiene un alto valor nutricional y valor energético, tiene un poder edulcorante más fuerte que la sacarosa y es un producto de azúcar natural que se absorbe fácilmente. Caries porque es rico en hierro, calcio, aminoácidos, calorías, vitamina B6 y otras vitaminas B, y está catalogado como la fuente natural más rica de ácido pantoténico estimulante del crecimiento; propanol; por lo tanto, la miel de caña de azúcar es una materia prima ideal para la industria </w:t>
            </w:r>
            <w:r w:rsidR="00FB60FE" w:rsidRPr="00EA4D5F">
              <w:t>alimenticia</w:t>
            </w:r>
            <w:r w:rsidR="00386B50">
              <w:t>,</w:t>
            </w:r>
            <w:r w:rsidRPr="00EA4D5F">
              <w:t xml:space="preserve"> (</w:t>
            </w:r>
            <w:r w:rsidRPr="001B7C41">
              <w:rPr>
                <w:u w:val="single"/>
              </w:rPr>
              <w:t>Narváez, 2002</w:t>
            </w:r>
            <w:r w:rsidRPr="00EA4D5F">
              <w:t>).</w:t>
            </w:r>
          </w:p>
        </w:tc>
      </w:tr>
    </w:tbl>
    <w:p w14:paraId="0000013D" w14:textId="22E4F995" w:rsidR="00BA5412" w:rsidRPr="00EA4D5F" w:rsidRDefault="002115D9">
      <w:pPr>
        <w:shd w:val="clear" w:color="auto" w:fill="FFFFFF"/>
        <w:spacing w:before="240" w:line="240" w:lineRule="auto"/>
        <w:jc w:val="both"/>
      </w:pPr>
      <w:r w:rsidRPr="00EA4D5F">
        <w:t xml:space="preserve">Procesamiento de </w:t>
      </w:r>
      <w:r w:rsidR="00072981" w:rsidRPr="00EA4D5F">
        <w:t>caña panelera para la obtención de miel</w:t>
      </w:r>
    </w:p>
    <w:tbl>
      <w:tblPr>
        <w:tblStyle w:val="afff2"/>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EA4D5F" w:rsidRPr="00EA4D5F" w14:paraId="5CB5431E" w14:textId="77777777">
        <w:trPr>
          <w:trHeight w:val="460"/>
        </w:trPr>
        <w:tc>
          <w:tcPr>
            <w:tcW w:w="1731" w:type="dxa"/>
            <w:shd w:val="clear" w:color="auto" w:fill="C9DAF8"/>
            <w:tcMar>
              <w:top w:w="100" w:type="dxa"/>
              <w:left w:w="100" w:type="dxa"/>
              <w:bottom w:w="100" w:type="dxa"/>
              <w:right w:w="100" w:type="dxa"/>
            </w:tcMar>
          </w:tcPr>
          <w:p w14:paraId="0000013E" w14:textId="77777777" w:rsidR="00BA5412" w:rsidRPr="00EA4D5F" w:rsidRDefault="002115D9">
            <w:pPr>
              <w:widowControl w:val="0"/>
              <w:spacing w:line="240" w:lineRule="auto"/>
              <w:jc w:val="center"/>
              <w:rPr>
                <w:b/>
              </w:rPr>
            </w:pPr>
            <w:r w:rsidRPr="00EA4D5F">
              <w:rPr>
                <w:b/>
              </w:rPr>
              <w:lastRenderedPageBreak/>
              <w:t>Tipo de recurso</w:t>
            </w:r>
          </w:p>
        </w:tc>
        <w:tc>
          <w:tcPr>
            <w:tcW w:w="11681" w:type="dxa"/>
            <w:gridSpan w:val="2"/>
            <w:shd w:val="clear" w:color="auto" w:fill="C9DAF8"/>
            <w:tcMar>
              <w:top w:w="100" w:type="dxa"/>
              <w:left w:w="100" w:type="dxa"/>
              <w:bottom w:w="100" w:type="dxa"/>
              <w:right w:w="100" w:type="dxa"/>
            </w:tcMar>
          </w:tcPr>
          <w:p w14:paraId="0000013F" w14:textId="77777777" w:rsidR="00BA5412" w:rsidRPr="00EA4D5F" w:rsidRDefault="002115D9">
            <w:pPr>
              <w:pStyle w:val="Ttulo"/>
              <w:widowControl w:val="0"/>
              <w:spacing w:line="240" w:lineRule="auto"/>
              <w:jc w:val="center"/>
              <w:rPr>
                <w:sz w:val="22"/>
                <w:szCs w:val="22"/>
              </w:rPr>
            </w:pPr>
            <w:bookmarkStart w:id="29" w:name="_heading=h.4d34og8" w:colFirst="0" w:colLast="0"/>
            <w:bookmarkEnd w:id="29"/>
            <w:r w:rsidRPr="00EA4D5F">
              <w:rPr>
                <w:sz w:val="22"/>
                <w:szCs w:val="22"/>
              </w:rPr>
              <w:t>Infografía interactiva Punto caliente</w:t>
            </w:r>
          </w:p>
        </w:tc>
      </w:tr>
      <w:tr w:rsidR="00EA4D5F" w:rsidRPr="00EA4D5F" w14:paraId="30DCCE76" w14:textId="77777777">
        <w:trPr>
          <w:trHeight w:val="420"/>
        </w:trPr>
        <w:tc>
          <w:tcPr>
            <w:tcW w:w="1731" w:type="dxa"/>
            <w:shd w:val="clear" w:color="auto" w:fill="auto"/>
            <w:tcMar>
              <w:top w:w="100" w:type="dxa"/>
              <w:left w:w="100" w:type="dxa"/>
              <w:bottom w:w="100" w:type="dxa"/>
              <w:right w:w="100" w:type="dxa"/>
            </w:tcMar>
          </w:tcPr>
          <w:p w14:paraId="00000141" w14:textId="77777777" w:rsidR="00BA5412" w:rsidRPr="00EA4D5F" w:rsidRDefault="002115D9">
            <w:pPr>
              <w:widowControl w:val="0"/>
              <w:spacing w:line="240" w:lineRule="auto"/>
              <w:rPr>
                <w:b/>
              </w:rPr>
            </w:pPr>
            <w:r w:rsidRPr="00EA4D5F">
              <w:rPr>
                <w:b/>
              </w:rPr>
              <w:t>Texto introductorio</w:t>
            </w:r>
          </w:p>
        </w:tc>
        <w:tc>
          <w:tcPr>
            <w:tcW w:w="11681" w:type="dxa"/>
            <w:gridSpan w:val="2"/>
            <w:shd w:val="clear" w:color="auto" w:fill="auto"/>
            <w:tcMar>
              <w:top w:w="100" w:type="dxa"/>
              <w:left w:w="100" w:type="dxa"/>
              <w:bottom w:w="100" w:type="dxa"/>
              <w:right w:w="100" w:type="dxa"/>
            </w:tcMar>
          </w:tcPr>
          <w:p w14:paraId="00000142" w14:textId="6281381C" w:rsidR="00BA5412" w:rsidRPr="00EA4D5F" w:rsidRDefault="002115D9">
            <w:pPr>
              <w:widowControl w:val="0"/>
              <w:spacing w:line="240" w:lineRule="auto"/>
            </w:pPr>
            <w:r w:rsidRPr="00EA4D5F">
              <w:t xml:space="preserve">A continuación, </w:t>
            </w:r>
            <w:r w:rsidR="00072981" w:rsidRPr="00EA4D5F">
              <w:t xml:space="preserve">se describen </w:t>
            </w:r>
            <w:r w:rsidRPr="00EA4D5F">
              <w:t xml:space="preserve">los pasos para el </w:t>
            </w:r>
            <w:r w:rsidR="00072981" w:rsidRPr="00EA4D5F">
              <w:t>procesamiento de caña panelera para la obtención de miel.</w:t>
            </w:r>
            <w:r w:rsidRPr="00EA4D5F">
              <w:t xml:space="preserve"> </w:t>
            </w:r>
          </w:p>
        </w:tc>
      </w:tr>
      <w:tr w:rsidR="00EA4D5F" w:rsidRPr="00EA4D5F" w14:paraId="7AEDC049" w14:textId="77777777">
        <w:trPr>
          <w:trHeight w:val="420"/>
        </w:trPr>
        <w:tc>
          <w:tcPr>
            <w:tcW w:w="13412" w:type="dxa"/>
            <w:gridSpan w:val="3"/>
            <w:shd w:val="clear" w:color="auto" w:fill="auto"/>
            <w:tcMar>
              <w:top w:w="100" w:type="dxa"/>
              <w:left w:w="100" w:type="dxa"/>
              <w:bottom w:w="100" w:type="dxa"/>
              <w:right w:w="100" w:type="dxa"/>
            </w:tcMar>
          </w:tcPr>
          <w:p w14:paraId="00000144" w14:textId="77777777" w:rsidR="00BA5412" w:rsidRPr="00EA4D5F" w:rsidRDefault="00000000">
            <w:pPr>
              <w:widowControl w:val="0"/>
              <w:spacing w:line="240" w:lineRule="auto"/>
              <w:jc w:val="center"/>
              <w:rPr>
                <w:b/>
              </w:rPr>
            </w:pPr>
            <w:sdt>
              <w:sdtPr>
                <w:tag w:val="goog_rdk_21"/>
                <w:id w:val="1137842499"/>
              </w:sdtPr>
              <w:sdtContent>
                <w:commentRangeStart w:id="30"/>
              </w:sdtContent>
            </w:sdt>
            <w:r w:rsidR="002115D9" w:rsidRPr="001179E1">
              <w:rPr>
                <w:noProof/>
              </w:rPr>
              <w:drawing>
                <wp:inline distT="0" distB="0" distL="0" distR="0" wp14:anchorId="64E0B749" wp14:editId="1BE45F96">
                  <wp:extent cx="4140054" cy="2289130"/>
                  <wp:effectExtent l="0" t="0" r="0" b="0"/>
                  <wp:docPr id="19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l="22557" t="19851" r="6752" b="10667"/>
                          <a:stretch>
                            <a:fillRect/>
                          </a:stretch>
                        </pic:blipFill>
                        <pic:spPr>
                          <a:xfrm>
                            <a:off x="0" y="0"/>
                            <a:ext cx="4140054" cy="2289130"/>
                          </a:xfrm>
                          <a:prstGeom prst="rect">
                            <a:avLst/>
                          </a:prstGeom>
                          <a:ln/>
                        </pic:spPr>
                      </pic:pic>
                    </a:graphicData>
                  </a:graphic>
                </wp:inline>
              </w:drawing>
            </w:r>
            <w:commentRangeEnd w:id="30"/>
            <w:r w:rsidR="002115D9" w:rsidRPr="001179E1">
              <w:commentReference w:id="30"/>
            </w:r>
          </w:p>
          <w:p w14:paraId="00000146" w14:textId="77777777" w:rsidR="00BA5412" w:rsidRPr="001B7C41" w:rsidRDefault="00BA5412" w:rsidP="00A00BDF">
            <w:pPr>
              <w:widowControl w:val="0"/>
              <w:spacing w:line="240" w:lineRule="auto"/>
            </w:pPr>
          </w:p>
        </w:tc>
      </w:tr>
      <w:tr w:rsidR="00EA4D5F" w:rsidRPr="00EA4D5F" w14:paraId="0DF69A9F" w14:textId="77777777">
        <w:trPr>
          <w:trHeight w:val="420"/>
        </w:trPr>
        <w:tc>
          <w:tcPr>
            <w:tcW w:w="1731" w:type="dxa"/>
            <w:shd w:val="clear" w:color="auto" w:fill="auto"/>
            <w:tcMar>
              <w:top w:w="100" w:type="dxa"/>
              <w:left w:w="100" w:type="dxa"/>
              <w:bottom w:w="100" w:type="dxa"/>
              <w:right w:w="100" w:type="dxa"/>
            </w:tcMar>
          </w:tcPr>
          <w:p w14:paraId="00000149" w14:textId="77777777" w:rsidR="00BA5412" w:rsidRPr="00EA4D5F" w:rsidRDefault="002115D9">
            <w:pPr>
              <w:widowControl w:val="0"/>
              <w:spacing w:line="240" w:lineRule="auto"/>
              <w:rPr>
                <w:b/>
              </w:rPr>
            </w:pPr>
            <w:r w:rsidRPr="00EA4D5F">
              <w:rPr>
                <w:b/>
              </w:rPr>
              <w:t>Código de la imagen</w:t>
            </w:r>
          </w:p>
        </w:tc>
        <w:tc>
          <w:tcPr>
            <w:tcW w:w="11681" w:type="dxa"/>
            <w:gridSpan w:val="2"/>
            <w:shd w:val="clear" w:color="auto" w:fill="auto"/>
            <w:tcMar>
              <w:top w:w="100" w:type="dxa"/>
              <w:left w:w="100" w:type="dxa"/>
              <w:bottom w:w="100" w:type="dxa"/>
              <w:right w:w="100" w:type="dxa"/>
            </w:tcMar>
          </w:tcPr>
          <w:p w14:paraId="0000014A" w14:textId="77777777" w:rsidR="00BA5412" w:rsidRPr="00EA4D5F" w:rsidRDefault="002115D9">
            <w:pPr>
              <w:widowControl w:val="0"/>
              <w:spacing w:line="240" w:lineRule="auto"/>
            </w:pPr>
            <w:r w:rsidRPr="00EA4D5F">
              <w:t>635700_i17</w:t>
            </w:r>
          </w:p>
        </w:tc>
      </w:tr>
      <w:tr w:rsidR="00EA4D5F" w:rsidRPr="00EA4D5F" w14:paraId="48968108" w14:textId="77777777">
        <w:tc>
          <w:tcPr>
            <w:tcW w:w="1731" w:type="dxa"/>
            <w:shd w:val="clear" w:color="auto" w:fill="auto"/>
            <w:tcMar>
              <w:top w:w="100" w:type="dxa"/>
              <w:left w:w="100" w:type="dxa"/>
              <w:bottom w:w="100" w:type="dxa"/>
              <w:right w:w="100" w:type="dxa"/>
            </w:tcMar>
          </w:tcPr>
          <w:p w14:paraId="0000014C" w14:textId="77777777" w:rsidR="00BA5412" w:rsidRPr="00EA4D5F" w:rsidRDefault="002115D9">
            <w:pPr>
              <w:widowControl w:val="0"/>
              <w:spacing w:line="240" w:lineRule="auto"/>
              <w:rPr>
                <w:b/>
              </w:rPr>
            </w:pPr>
            <w:r w:rsidRPr="00EA4D5F">
              <w:rPr>
                <w:b/>
              </w:rPr>
              <w:t>Punto caliente 1</w:t>
            </w:r>
          </w:p>
        </w:tc>
        <w:tc>
          <w:tcPr>
            <w:tcW w:w="6880" w:type="dxa"/>
            <w:shd w:val="clear" w:color="auto" w:fill="auto"/>
            <w:tcMar>
              <w:top w:w="100" w:type="dxa"/>
              <w:left w:w="100" w:type="dxa"/>
              <w:bottom w:w="100" w:type="dxa"/>
              <w:right w:w="100" w:type="dxa"/>
            </w:tcMar>
          </w:tcPr>
          <w:p w14:paraId="70EF897C" w14:textId="77777777" w:rsidR="007279DE" w:rsidRPr="00EA4D5F" w:rsidRDefault="007279DE" w:rsidP="007279DE">
            <w:pPr>
              <w:widowControl w:val="0"/>
              <w:spacing w:line="240" w:lineRule="auto"/>
            </w:pPr>
            <w:r w:rsidRPr="00EA4D5F">
              <w:t>Extracción de jugos</w:t>
            </w:r>
          </w:p>
          <w:p w14:paraId="0000014E" w14:textId="39AE68A7" w:rsidR="00BA5412" w:rsidRPr="00EA4D5F" w:rsidRDefault="007279DE" w:rsidP="007279DE">
            <w:pPr>
              <w:widowControl w:val="0"/>
              <w:spacing w:line="240" w:lineRule="auto"/>
            </w:pPr>
            <w:r w:rsidRPr="00EA4D5F">
              <w:t xml:space="preserve">La caña se </w:t>
            </w:r>
            <w:r w:rsidR="00EF6B56" w:rsidRPr="00EA4D5F">
              <w:t xml:space="preserve">somete a compresión </w:t>
            </w:r>
            <w:r w:rsidRPr="00EA4D5F">
              <w:t xml:space="preserve">en </w:t>
            </w:r>
            <w:r w:rsidR="00EF6B56" w:rsidRPr="00EA4D5F">
              <w:t>los</w:t>
            </w:r>
            <w:r w:rsidRPr="00EA4D5F">
              <w:t xml:space="preserve"> rodillos o </w:t>
            </w:r>
            <w:r w:rsidR="00EF6B56" w:rsidRPr="00EA4D5F">
              <w:t>mazas del molino</w:t>
            </w:r>
            <w:r w:rsidRPr="00EA4D5F">
              <w:t>, que facilitan el drenaje del líquido de los tallos. Aquellos con 58</w:t>
            </w:r>
            <w:r w:rsidR="00EF6B56" w:rsidRPr="00EA4D5F">
              <w:t xml:space="preserve"> </w:t>
            </w:r>
            <w:r w:rsidRPr="00EA4D5F">
              <w:t>% a 63</w:t>
            </w:r>
            <w:r w:rsidR="00EF6B56" w:rsidRPr="00EA4D5F">
              <w:t xml:space="preserve"> </w:t>
            </w:r>
            <w:r w:rsidRPr="00EA4D5F">
              <w:t>% de recuperación se consideraron satisfactorios. Los productos finales en esta etapa son jugo crudo y bagazo; el primero</w:t>
            </w:r>
            <w:r w:rsidR="00EF6B56" w:rsidRPr="00EA4D5F">
              <w:t>,</w:t>
            </w:r>
            <w:r w:rsidRPr="00EA4D5F">
              <w:t xml:space="preserve"> es la materia prima para hacer miel de caña de azúcar y el segundo</w:t>
            </w:r>
            <w:r w:rsidR="00EF6B56" w:rsidRPr="00EA4D5F">
              <w:t>,</w:t>
            </w:r>
            <w:r w:rsidRPr="00EA4D5F">
              <w:t xml:space="preserve"> es el combustible que se utiliza para el quemador después del secado</w:t>
            </w:r>
            <w:r w:rsidR="00386B50">
              <w:t>,</w:t>
            </w:r>
            <w:r w:rsidRPr="00EA4D5F">
              <w:t xml:space="preserve"> </w:t>
            </w:r>
            <w:r w:rsidRPr="00EA4D5F">
              <w:lastRenderedPageBreak/>
              <w:t>(Osorio, 2007).</w:t>
            </w:r>
          </w:p>
        </w:tc>
        <w:tc>
          <w:tcPr>
            <w:tcW w:w="4801" w:type="dxa"/>
            <w:shd w:val="clear" w:color="auto" w:fill="auto"/>
            <w:tcMar>
              <w:top w:w="100" w:type="dxa"/>
              <w:left w:w="100" w:type="dxa"/>
              <w:bottom w:w="100" w:type="dxa"/>
              <w:right w:w="100" w:type="dxa"/>
            </w:tcMar>
          </w:tcPr>
          <w:p w14:paraId="0000014F" w14:textId="77777777" w:rsidR="00BA5412" w:rsidRPr="00EA4D5F" w:rsidRDefault="002115D9">
            <w:pPr>
              <w:widowControl w:val="0"/>
              <w:spacing w:line="240" w:lineRule="auto"/>
            </w:pPr>
            <w:r w:rsidRPr="00EA4D5F">
              <w:rPr>
                <w:noProof/>
              </w:rPr>
              <w:lastRenderedPageBreak/>
              <w:drawing>
                <wp:inline distT="0" distB="0" distL="0" distR="0" wp14:anchorId="2333BED5" wp14:editId="132CB3D8">
                  <wp:extent cx="1085215" cy="1085215"/>
                  <wp:effectExtent l="0" t="0" r="0" b="0"/>
                  <wp:docPr id="20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1085215" cy="1085215"/>
                          </a:xfrm>
                          <a:prstGeom prst="rect">
                            <a:avLst/>
                          </a:prstGeom>
                          <a:ln/>
                        </pic:spPr>
                      </pic:pic>
                    </a:graphicData>
                  </a:graphic>
                </wp:inline>
              </w:drawing>
            </w:r>
          </w:p>
          <w:p w14:paraId="00000150" w14:textId="585795BE" w:rsidR="00BA5412" w:rsidRPr="001179E1" w:rsidRDefault="00BA5412">
            <w:pPr>
              <w:widowControl w:val="0"/>
              <w:spacing w:line="240" w:lineRule="auto"/>
            </w:pPr>
          </w:p>
        </w:tc>
      </w:tr>
      <w:tr w:rsidR="00EA4D5F" w:rsidRPr="00EA4D5F" w14:paraId="50E0DD62" w14:textId="77777777">
        <w:tc>
          <w:tcPr>
            <w:tcW w:w="1731" w:type="dxa"/>
            <w:shd w:val="clear" w:color="auto" w:fill="auto"/>
            <w:tcMar>
              <w:top w:w="100" w:type="dxa"/>
              <w:left w:w="100" w:type="dxa"/>
              <w:bottom w:w="100" w:type="dxa"/>
              <w:right w:w="100" w:type="dxa"/>
            </w:tcMar>
          </w:tcPr>
          <w:p w14:paraId="00000151" w14:textId="77777777" w:rsidR="00BA5412" w:rsidRPr="00EA4D5F" w:rsidRDefault="002115D9">
            <w:pPr>
              <w:widowControl w:val="0"/>
              <w:spacing w:line="240" w:lineRule="auto"/>
              <w:rPr>
                <w:b/>
              </w:rPr>
            </w:pPr>
            <w:r w:rsidRPr="00EA4D5F">
              <w:rPr>
                <w:b/>
              </w:rPr>
              <w:t>Punto caliente 2</w:t>
            </w:r>
          </w:p>
        </w:tc>
        <w:tc>
          <w:tcPr>
            <w:tcW w:w="6880" w:type="dxa"/>
            <w:shd w:val="clear" w:color="auto" w:fill="auto"/>
            <w:tcMar>
              <w:top w:w="100" w:type="dxa"/>
              <w:left w:w="100" w:type="dxa"/>
              <w:bottom w:w="100" w:type="dxa"/>
              <w:right w:w="100" w:type="dxa"/>
            </w:tcMar>
          </w:tcPr>
          <w:p w14:paraId="33E69AF2" w14:textId="77777777" w:rsidR="007279DE" w:rsidRPr="00EA4D5F" w:rsidRDefault="007279DE" w:rsidP="007279DE">
            <w:pPr>
              <w:widowControl w:val="0"/>
              <w:spacing w:line="240" w:lineRule="auto"/>
            </w:pPr>
            <w:r w:rsidRPr="00EA4D5F">
              <w:t>Limpieza de jugos</w:t>
            </w:r>
          </w:p>
          <w:p w14:paraId="52F5A7C5" w14:textId="2633F735" w:rsidR="00BA5412" w:rsidRPr="00EA4D5F" w:rsidRDefault="007279DE" w:rsidP="007279DE">
            <w:pPr>
              <w:widowControl w:val="0"/>
              <w:spacing w:line="240" w:lineRule="auto"/>
            </w:pPr>
            <w:r w:rsidRPr="00EA4D5F">
              <w:t xml:space="preserve">En esta </w:t>
            </w:r>
            <w:r w:rsidR="008A6E0B" w:rsidRPr="00EA4D5F">
              <w:t>fase</w:t>
            </w:r>
            <w:r w:rsidRPr="00EA4D5F">
              <w:t xml:space="preserve"> se retiran impurezas gruesas de carácter no nutricional por medios físicos (decantación y flotación en el </w:t>
            </w:r>
            <w:proofErr w:type="spellStart"/>
            <w:r w:rsidRPr="00EA4D5F">
              <w:t>prelimpiador</w:t>
            </w:r>
            <w:proofErr w:type="spellEnd"/>
            <w:r w:rsidRPr="00EA4D5F">
              <w:t xml:space="preserve">), </w:t>
            </w:r>
            <w:r w:rsidR="008A6E0B" w:rsidRPr="00EA4D5F">
              <w:t>calientes</w:t>
            </w:r>
            <w:r w:rsidRPr="00EA4D5F">
              <w:t xml:space="preserve"> (en las primeras pailas) y bioquímicos (con los aglutinantes). El jugo crudo (guarapo) y sin clarificar se limpia en frío utilizando un sistema de decantación natural, por efecto de la gravedad, desarrollado por el centro de investigación para el mejoramiento de la agroindustria panelera (CIMPA) y que se ha denominado </w:t>
            </w:r>
            <w:proofErr w:type="spellStart"/>
            <w:r w:rsidRPr="00EA4D5F">
              <w:t>prelimpiador</w:t>
            </w:r>
            <w:proofErr w:type="spellEnd"/>
            <w:r w:rsidRPr="00EA4D5F">
              <w:t xml:space="preserve">. Este </w:t>
            </w:r>
            <w:r w:rsidR="008A6E0B" w:rsidRPr="00EA4D5F">
              <w:t>conector</w:t>
            </w:r>
            <w:r w:rsidRPr="00EA4D5F">
              <w:t xml:space="preserve"> retiene por precipitación una importante proporción de los sólidos contenidos en el jugo de la caña, como partículas de tierra, lodo y arena; </w:t>
            </w:r>
            <w:r w:rsidR="008A6E0B" w:rsidRPr="00EA4D5F">
              <w:t>paralelamente</w:t>
            </w:r>
            <w:r w:rsidRPr="00EA4D5F">
              <w:t xml:space="preserve">, por flotación, el </w:t>
            </w:r>
            <w:proofErr w:type="spellStart"/>
            <w:r w:rsidRPr="00EA4D5F">
              <w:t>prelimpiador</w:t>
            </w:r>
            <w:proofErr w:type="spellEnd"/>
            <w:r w:rsidRPr="00EA4D5F">
              <w:t xml:space="preserve"> separa partículas livianas como bagacillo, hojas, insectos, etc.</w:t>
            </w:r>
            <w:r w:rsidR="00386B50">
              <w:t>,</w:t>
            </w:r>
            <w:r w:rsidRPr="00EA4D5F">
              <w:t xml:space="preserve"> (Osorio, 2007).</w:t>
            </w:r>
          </w:p>
          <w:p w14:paraId="00000153" w14:textId="65D5B7B6" w:rsidR="008B3DA3" w:rsidRPr="00EA4D5F" w:rsidRDefault="008B3DA3" w:rsidP="007279DE">
            <w:pPr>
              <w:widowControl w:val="0"/>
              <w:spacing w:line="240" w:lineRule="auto"/>
            </w:pPr>
          </w:p>
        </w:tc>
        <w:tc>
          <w:tcPr>
            <w:tcW w:w="4801" w:type="dxa"/>
            <w:shd w:val="clear" w:color="auto" w:fill="auto"/>
            <w:tcMar>
              <w:top w:w="100" w:type="dxa"/>
              <w:left w:w="100" w:type="dxa"/>
              <w:bottom w:w="100" w:type="dxa"/>
              <w:right w:w="100" w:type="dxa"/>
            </w:tcMar>
          </w:tcPr>
          <w:p w14:paraId="00000154" w14:textId="77777777" w:rsidR="00BA5412" w:rsidRPr="00EA4D5F" w:rsidRDefault="002115D9">
            <w:pPr>
              <w:widowControl w:val="0"/>
              <w:spacing w:line="240" w:lineRule="auto"/>
            </w:pPr>
            <w:r w:rsidRPr="00EA4D5F">
              <w:rPr>
                <w:noProof/>
              </w:rPr>
              <w:drawing>
                <wp:inline distT="0" distB="0" distL="0" distR="0" wp14:anchorId="34FC1D5E" wp14:editId="46FF65F5">
                  <wp:extent cx="1127760" cy="1127760"/>
                  <wp:effectExtent l="0" t="0" r="0" b="0"/>
                  <wp:docPr id="20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1127760" cy="1127760"/>
                          </a:xfrm>
                          <a:prstGeom prst="rect">
                            <a:avLst/>
                          </a:prstGeom>
                          <a:ln/>
                        </pic:spPr>
                      </pic:pic>
                    </a:graphicData>
                  </a:graphic>
                </wp:inline>
              </w:drawing>
            </w:r>
          </w:p>
          <w:p w14:paraId="00000155" w14:textId="4FC7ECED" w:rsidR="00BA5412" w:rsidRPr="001179E1" w:rsidRDefault="00BA5412">
            <w:pPr>
              <w:widowControl w:val="0"/>
              <w:spacing w:line="240" w:lineRule="auto"/>
            </w:pPr>
          </w:p>
        </w:tc>
      </w:tr>
      <w:tr w:rsidR="00EA4D5F" w:rsidRPr="00EA4D5F" w14:paraId="5D99CB65" w14:textId="77777777">
        <w:tc>
          <w:tcPr>
            <w:tcW w:w="1731" w:type="dxa"/>
            <w:shd w:val="clear" w:color="auto" w:fill="auto"/>
            <w:tcMar>
              <w:top w:w="100" w:type="dxa"/>
              <w:left w:w="100" w:type="dxa"/>
              <w:bottom w:w="100" w:type="dxa"/>
              <w:right w:w="100" w:type="dxa"/>
            </w:tcMar>
          </w:tcPr>
          <w:p w14:paraId="00000156" w14:textId="77777777" w:rsidR="00BA5412" w:rsidRPr="00EA4D5F" w:rsidRDefault="002115D9">
            <w:pPr>
              <w:widowControl w:val="0"/>
              <w:spacing w:line="240" w:lineRule="auto"/>
              <w:rPr>
                <w:b/>
              </w:rPr>
            </w:pPr>
            <w:r w:rsidRPr="00EA4D5F">
              <w:rPr>
                <w:b/>
              </w:rPr>
              <w:t>Punto caliente 3</w:t>
            </w:r>
          </w:p>
        </w:tc>
        <w:tc>
          <w:tcPr>
            <w:tcW w:w="6880" w:type="dxa"/>
            <w:shd w:val="clear" w:color="auto" w:fill="auto"/>
            <w:tcMar>
              <w:top w:w="100" w:type="dxa"/>
              <w:left w:w="100" w:type="dxa"/>
              <w:bottom w:w="100" w:type="dxa"/>
              <w:right w:w="100" w:type="dxa"/>
            </w:tcMar>
          </w:tcPr>
          <w:p w14:paraId="4D372210" w14:textId="77777777" w:rsidR="007279DE" w:rsidRPr="00EA4D5F" w:rsidRDefault="007279DE" w:rsidP="007279DE">
            <w:pPr>
              <w:widowControl w:val="0"/>
              <w:spacing w:line="240" w:lineRule="auto"/>
            </w:pPr>
            <w:r w:rsidRPr="00EA4D5F">
              <w:t>Clarificación</w:t>
            </w:r>
          </w:p>
          <w:p w14:paraId="00000158" w14:textId="26E3BEE4" w:rsidR="00BA5412" w:rsidRPr="00EA4D5F" w:rsidRDefault="007279DE" w:rsidP="007279DE">
            <w:pPr>
              <w:widowControl w:val="0"/>
              <w:spacing w:line="240" w:lineRule="auto"/>
            </w:pPr>
            <w:r w:rsidRPr="00EA4D5F">
              <w:t>Est</w:t>
            </w:r>
            <w:r w:rsidR="008B3DA3" w:rsidRPr="00EA4D5F">
              <w:t xml:space="preserve">a fase </w:t>
            </w:r>
            <w:r w:rsidRPr="00EA4D5F">
              <w:t>se lleva a cabo en una paila</w:t>
            </w:r>
            <w:r w:rsidR="008B3DA3" w:rsidRPr="00EA4D5F">
              <w:t xml:space="preserve"> recibidora</w:t>
            </w:r>
            <w:r w:rsidRPr="00EA4D5F">
              <w:t xml:space="preserve"> o </w:t>
            </w:r>
            <w:proofErr w:type="spellStart"/>
            <w:r w:rsidRPr="00EA4D5F">
              <w:t>descachazado</w:t>
            </w:r>
            <w:r w:rsidR="008B3DA3" w:rsidRPr="00EA4D5F">
              <w:t>ra</w:t>
            </w:r>
            <w:proofErr w:type="spellEnd"/>
            <w:r w:rsidRPr="00EA4D5F">
              <w:t xml:space="preserve"> y consiste en remover la torta de filtración de sólidos suspendidos como caña, hojas, arena, tierra, materia coloidal y sólidos solubles del jugo de caña. La limpieza de los jugos ocurre gracias a la acción combinada del calentamiento suministrado por la hornilla y la acción aglutinante de ciertos compuestos naturales como los cadillos, el balso, el guásimo, el juan blanco, el san Joaquín, entre otros. El control de esta operación </w:t>
            </w:r>
            <w:r w:rsidR="0050223F" w:rsidRPr="00EA4D5F">
              <w:t>debe ser</w:t>
            </w:r>
            <w:r w:rsidRPr="00EA4D5F">
              <w:t xml:space="preserve"> </w:t>
            </w:r>
            <w:r w:rsidR="00F87668" w:rsidRPr="00EA4D5F">
              <w:t>precis</w:t>
            </w:r>
            <w:r w:rsidR="0050223F" w:rsidRPr="00EA4D5F">
              <w:t>o</w:t>
            </w:r>
            <w:r w:rsidRPr="00EA4D5F">
              <w:t xml:space="preserve"> para la calidad del jugo si se desea producir miel, pues la presencia de </w:t>
            </w:r>
            <w:r w:rsidR="00F87668" w:rsidRPr="00EA4D5F">
              <w:t>precipitaciones</w:t>
            </w:r>
            <w:r w:rsidRPr="00EA4D5F">
              <w:t xml:space="preserve"> no eliminados en este proceso afecta directamente la calidad del producto final, reflejada en una cristalización</w:t>
            </w:r>
            <w:r w:rsidR="00386B50">
              <w:t>,</w:t>
            </w:r>
            <w:r w:rsidRPr="00EA4D5F">
              <w:t xml:space="preserve"> (Osorio, 2007).</w:t>
            </w:r>
          </w:p>
        </w:tc>
        <w:tc>
          <w:tcPr>
            <w:tcW w:w="4801" w:type="dxa"/>
            <w:shd w:val="clear" w:color="auto" w:fill="auto"/>
            <w:tcMar>
              <w:top w:w="100" w:type="dxa"/>
              <w:left w:w="100" w:type="dxa"/>
              <w:bottom w:w="100" w:type="dxa"/>
              <w:right w:w="100" w:type="dxa"/>
            </w:tcMar>
          </w:tcPr>
          <w:p w14:paraId="00000159" w14:textId="77777777" w:rsidR="00BA5412" w:rsidRPr="00EA4D5F" w:rsidRDefault="002115D9">
            <w:pPr>
              <w:widowControl w:val="0"/>
              <w:spacing w:line="240" w:lineRule="auto"/>
            </w:pPr>
            <w:r w:rsidRPr="00EA4D5F">
              <w:rPr>
                <w:noProof/>
              </w:rPr>
              <w:drawing>
                <wp:inline distT="0" distB="0" distL="0" distR="0" wp14:anchorId="4EF7346E" wp14:editId="7CA34449">
                  <wp:extent cx="951230" cy="951230"/>
                  <wp:effectExtent l="0" t="0" r="0" b="0"/>
                  <wp:docPr id="20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951230" cy="951230"/>
                          </a:xfrm>
                          <a:prstGeom prst="rect">
                            <a:avLst/>
                          </a:prstGeom>
                          <a:ln/>
                        </pic:spPr>
                      </pic:pic>
                    </a:graphicData>
                  </a:graphic>
                </wp:inline>
              </w:drawing>
            </w:r>
          </w:p>
          <w:p w14:paraId="0000015A" w14:textId="671E7532" w:rsidR="00BA5412" w:rsidRPr="001179E1" w:rsidRDefault="00BA5412">
            <w:pPr>
              <w:widowControl w:val="0"/>
              <w:spacing w:line="240" w:lineRule="auto"/>
            </w:pPr>
          </w:p>
        </w:tc>
      </w:tr>
      <w:tr w:rsidR="00BA5412" w:rsidRPr="00EA4D5F" w14:paraId="701CD6E0" w14:textId="77777777">
        <w:tc>
          <w:tcPr>
            <w:tcW w:w="1731" w:type="dxa"/>
            <w:shd w:val="clear" w:color="auto" w:fill="auto"/>
            <w:tcMar>
              <w:top w:w="100" w:type="dxa"/>
              <w:left w:w="100" w:type="dxa"/>
              <w:bottom w:w="100" w:type="dxa"/>
              <w:right w:w="100" w:type="dxa"/>
            </w:tcMar>
          </w:tcPr>
          <w:p w14:paraId="0000015B" w14:textId="77777777" w:rsidR="00BA5412" w:rsidRPr="00EA4D5F" w:rsidRDefault="002115D9">
            <w:pPr>
              <w:widowControl w:val="0"/>
              <w:spacing w:line="240" w:lineRule="auto"/>
              <w:rPr>
                <w:b/>
              </w:rPr>
            </w:pPr>
            <w:r w:rsidRPr="00EA4D5F">
              <w:rPr>
                <w:b/>
              </w:rPr>
              <w:lastRenderedPageBreak/>
              <w:t>Punto caliente 4</w:t>
            </w:r>
          </w:p>
        </w:tc>
        <w:tc>
          <w:tcPr>
            <w:tcW w:w="6880" w:type="dxa"/>
            <w:shd w:val="clear" w:color="auto" w:fill="auto"/>
            <w:tcMar>
              <w:top w:w="100" w:type="dxa"/>
              <w:left w:w="100" w:type="dxa"/>
              <w:bottom w:w="100" w:type="dxa"/>
              <w:right w:w="100" w:type="dxa"/>
            </w:tcMar>
          </w:tcPr>
          <w:p w14:paraId="0C809809" w14:textId="77777777" w:rsidR="007279DE" w:rsidRPr="00EA4D5F" w:rsidRDefault="007279DE" w:rsidP="007279DE">
            <w:pPr>
              <w:widowControl w:val="0"/>
              <w:spacing w:line="240" w:lineRule="auto"/>
            </w:pPr>
            <w:r w:rsidRPr="00EA4D5F">
              <w:t>Evaporación y concentración</w:t>
            </w:r>
          </w:p>
          <w:p w14:paraId="0000015D" w14:textId="7D78D30E" w:rsidR="00BA5412" w:rsidRPr="00EA4D5F" w:rsidRDefault="007279DE" w:rsidP="001B7C41">
            <w:pPr>
              <w:widowControl w:val="0"/>
              <w:spacing w:line="240" w:lineRule="auto"/>
              <w:ind w:left="720"/>
            </w:pPr>
            <w:r w:rsidRPr="00EA4D5F">
              <w:t>Una vez que se completa la clarificación, comienza la evaporación del agua, aumenta</w:t>
            </w:r>
            <w:r w:rsidR="0050223F" w:rsidRPr="00EA4D5F">
              <w:t>ndo</w:t>
            </w:r>
            <w:r w:rsidRPr="00EA4D5F">
              <w:t xml:space="preserve"> la concentración de azúcar</w:t>
            </w:r>
            <w:r w:rsidR="0050223F" w:rsidRPr="00EA4D5F">
              <w:t>es</w:t>
            </w:r>
            <w:r w:rsidRPr="00EA4D5F">
              <w:t xml:space="preserve"> en el jugo. La eficiencia térmica de</w:t>
            </w:r>
            <w:r w:rsidR="0050223F" w:rsidRPr="00EA4D5F">
              <w:t xml:space="preserve"> la hornilla,</w:t>
            </w:r>
            <w:r w:rsidRPr="00EA4D5F">
              <w:t xml:space="preserve"> y su efecto sobre </w:t>
            </w:r>
            <w:r w:rsidR="0050223F" w:rsidRPr="00EA4D5F">
              <w:t>los</w:t>
            </w:r>
            <w:r w:rsidRPr="00EA4D5F">
              <w:t xml:space="preserve"> jugo</w:t>
            </w:r>
            <w:r w:rsidR="0050223F" w:rsidRPr="00EA4D5F">
              <w:t>s,</w:t>
            </w:r>
            <w:r w:rsidRPr="00EA4D5F">
              <w:t xml:space="preserve"> se </w:t>
            </w:r>
            <w:r w:rsidR="0050223F" w:rsidRPr="00EA4D5F">
              <w:t xml:space="preserve">cuentan entre el conjunto de </w:t>
            </w:r>
            <w:r w:rsidRPr="00EA4D5F">
              <w:t xml:space="preserve">factores que </w:t>
            </w:r>
            <w:r w:rsidR="0050223F" w:rsidRPr="00EA4D5F">
              <w:t xml:space="preserve">influyen en </w:t>
            </w:r>
            <w:r w:rsidRPr="00EA4D5F">
              <w:t xml:space="preserve">la calidad de la </w:t>
            </w:r>
            <w:r w:rsidR="0050223F" w:rsidRPr="00EA4D5F">
              <w:t>panela</w:t>
            </w:r>
            <w:r w:rsidRPr="00EA4D5F">
              <w:t xml:space="preserve">. Cuando </w:t>
            </w:r>
            <w:r w:rsidR="00E1627A" w:rsidRPr="00EA4D5F">
              <w:t>los jugos alcanzan un</w:t>
            </w:r>
            <w:r w:rsidRPr="00EA4D5F">
              <w:t xml:space="preserve"> contenido de sólidos solubles </w:t>
            </w:r>
            <w:r w:rsidR="00E1627A" w:rsidRPr="00EA4D5F">
              <w:t>cercano</w:t>
            </w:r>
            <w:r w:rsidRPr="00EA4D5F">
              <w:t xml:space="preserve"> a los 70</w:t>
            </w:r>
            <w:r w:rsidR="00E1627A" w:rsidRPr="00EA4D5F">
              <w:t xml:space="preserve"> </w:t>
            </w:r>
            <w:proofErr w:type="spellStart"/>
            <w:r w:rsidRPr="00EA4D5F">
              <w:t>ºBrix</w:t>
            </w:r>
            <w:proofErr w:type="spellEnd"/>
            <w:r w:rsidRPr="00EA4D5F">
              <w:t xml:space="preserve"> </w:t>
            </w:r>
            <w:r w:rsidR="00E1627A" w:rsidRPr="00EA4D5F">
              <w:t xml:space="preserve">adquieren </w:t>
            </w:r>
            <w:r w:rsidRPr="00EA4D5F">
              <w:t>el nombre de miel</w:t>
            </w:r>
            <w:r w:rsidR="00E1627A" w:rsidRPr="00EA4D5F">
              <w:t>es, y se inicia la concentración</w:t>
            </w:r>
            <w:r w:rsidR="00386B50">
              <w:t>,</w:t>
            </w:r>
            <w:r w:rsidRPr="00EA4D5F">
              <w:t xml:space="preserve"> (Osorio, 2007)</w:t>
            </w:r>
            <w:r w:rsidR="00386B50">
              <w:t>.</w:t>
            </w:r>
          </w:p>
        </w:tc>
        <w:tc>
          <w:tcPr>
            <w:tcW w:w="4801" w:type="dxa"/>
            <w:shd w:val="clear" w:color="auto" w:fill="auto"/>
            <w:tcMar>
              <w:top w:w="100" w:type="dxa"/>
              <w:left w:w="100" w:type="dxa"/>
              <w:bottom w:w="100" w:type="dxa"/>
              <w:right w:w="100" w:type="dxa"/>
            </w:tcMar>
          </w:tcPr>
          <w:p w14:paraId="0000015E" w14:textId="77777777" w:rsidR="00BA5412" w:rsidRPr="00EA4D5F" w:rsidRDefault="002115D9">
            <w:pPr>
              <w:widowControl w:val="0"/>
              <w:spacing w:line="240" w:lineRule="auto"/>
            </w:pPr>
            <w:r w:rsidRPr="00EA4D5F">
              <w:rPr>
                <w:noProof/>
              </w:rPr>
              <w:drawing>
                <wp:inline distT="0" distB="0" distL="0" distR="0" wp14:anchorId="1E7FAD0B" wp14:editId="231E30AD">
                  <wp:extent cx="1225550" cy="1225550"/>
                  <wp:effectExtent l="0" t="0" r="0" b="0"/>
                  <wp:docPr id="20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1225550" cy="1225550"/>
                          </a:xfrm>
                          <a:prstGeom prst="rect">
                            <a:avLst/>
                          </a:prstGeom>
                          <a:ln/>
                        </pic:spPr>
                      </pic:pic>
                    </a:graphicData>
                  </a:graphic>
                </wp:inline>
              </w:drawing>
            </w:r>
          </w:p>
          <w:p w14:paraId="0000015F" w14:textId="15CECBEE" w:rsidR="00BA5412" w:rsidRPr="001179E1" w:rsidRDefault="00BA5412">
            <w:pPr>
              <w:widowControl w:val="0"/>
              <w:spacing w:line="240" w:lineRule="auto"/>
            </w:pPr>
          </w:p>
        </w:tc>
      </w:tr>
    </w:tbl>
    <w:p w14:paraId="00000160" w14:textId="77777777" w:rsidR="00BA5412" w:rsidRPr="00EA4D5F" w:rsidRDefault="00BA5412"/>
    <w:p w14:paraId="00000161" w14:textId="77777777" w:rsidR="00BA5412" w:rsidRPr="00EA4D5F" w:rsidRDefault="002115D9">
      <w:pPr>
        <w:shd w:val="clear" w:color="auto" w:fill="FFFFFF"/>
        <w:spacing w:before="240" w:line="240" w:lineRule="auto"/>
        <w:rPr>
          <w:b/>
        </w:rPr>
      </w:pPr>
      <w:r w:rsidRPr="00EA4D5F">
        <w:rPr>
          <w:b/>
        </w:rPr>
        <w:t>2. Procedimientos de ajuste</w:t>
      </w:r>
    </w:p>
    <w:p w14:paraId="00000162" w14:textId="220C080A" w:rsidR="00BA5412" w:rsidRPr="001B7C41" w:rsidRDefault="002115D9">
      <w:pPr>
        <w:shd w:val="clear" w:color="auto" w:fill="FFFFFF"/>
        <w:spacing w:before="240" w:line="240" w:lineRule="auto"/>
      </w:pPr>
      <w:r w:rsidRPr="001B7C41">
        <w:t>2.1. Cristalización</w:t>
      </w: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EA4D5F" w:rsidRPr="00EA4D5F" w14:paraId="64A7070D" w14:textId="77777777" w:rsidTr="00C92FF5">
        <w:trPr>
          <w:trHeight w:val="444"/>
        </w:trPr>
        <w:tc>
          <w:tcPr>
            <w:tcW w:w="13422" w:type="dxa"/>
            <w:shd w:val="clear" w:color="auto" w:fill="8DB3E2"/>
          </w:tcPr>
          <w:p w14:paraId="10CEB29E" w14:textId="77777777" w:rsidR="00905162" w:rsidRPr="001B7C41" w:rsidRDefault="00905162" w:rsidP="00C92FF5">
            <w:pPr>
              <w:keepNext/>
              <w:keepLines/>
              <w:pBdr>
                <w:top w:val="nil"/>
                <w:left w:val="nil"/>
                <w:bottom w:val="nil"/>
                <w:right w:val="nil"/>
                <w:between w:val="nil"/>
              </w:pBdr>
              <w:spacing w:before="400" w:after="120"/>
              <w:jc w:val="center"/>
            </w:pPr>
            <w:r w:rsidRPr="001B7C41">
              <w:t>Cuadro de texto</w:t>
            </w:r>
          </w:p>
        </w:tc>
      </w:tr>
      <w:tr w:rsidR="00905162" w:rsidRPr="00EA4D5F" w14:paraId="351C5E53" w14:textId="77777777" w:rsidTr="00C92FF5">
        <w:tc>
          <w:tcPr>
            <w:tcW w:w="13422" w:type="dxa"/>
          </w:tcPr>
          <w:p w14:paraId="76C66BA4" w14:textId="67A24AE5" w:rsidR="00905162" w:rsidRPr="001B7C41" w:rsidRDefault="00905162" w:rsidP="00C92FF5">
            <w:pPr>
              <w:jc w:val="both"/>
            </w:pPr>
            <w:r w:rsidRPr="00EA4D5F">
              <w:t xml:space="preserve">Durante la cristalización, el orden del sistema aumenta, partiendo de un sistema relativamente desordenado (solución) a un sistema más ordenado (cristal). La mayoría de las transiciones de </w:t>
            </w:r>
            <w:r w:rsidR="00CD0D41" w:rsidRPr="00EA4D5F">
              <w:t xml:space="preserve">esta </w:t>
            </w:r>
            <w:r w:rsidRPr="00EA4D5F">
              <w:t>fase</w:t>
            </w:r>
            <w:r w:rsidR="00B64C44" w:rsidRPr="00EA4D5F">
              <w:t>,</w:t>
            </w:r>
            <w:r w:rsidRPr="00EA4D5F">
              <w:t xml:space="preserve"> que se encuentran en la práctica</w:t>
            </w:r>
            <w:r w:rsidR="00B64C44" w:rsidRPr="00EA4D5F">
              <w:t>,</w:t>
            </w:r>
            <w:r w:rsidRPr="00EA4D5F">
              <w:t xml:space="preserve"> ocurren a presión constante, por lo que la energía de Gibbs se usa para describir un sistema en el que l</w:t>
            </w:r>
            <w:r w:rsidR="008A6E0B" w:rsidRPr="00EA4D5F">
              <w:t>o</w:t>
            </w:r>
            <w:r w:rsidRPr="00EA4D5F">
              <w:t xml:space="preserve">s </w:t>
            </w:r>
            <w:r w:rsidR="008A6E0B" w:rsidRPr="00EA4D5F">
              <w:t>períodos</w:t>
            </w:r>
            <w:r w:rsidRPr="00EA4D5F">
              <w:t xml:space="preserve"> están en equilibrio. Por lo tanto, para que ocurra una transición de fase en un sistema, este efecto debe estar asociado con una disminución en la energía de Gibbs total del sistema, es decir ΔG&lt;0 a presión y temperatura constantes. Por lo tanto, cuanto mayor sea la energía de Gibbs, mayor será la fuerza </w:t>
            </w:r>
            <w:r w:rsidR="00F87668" w:rsidRPr="00EA4D5F">
              <w:t>promotora</w:t>
            </w:r>
            <w:r w:rsidRPr="00EA4D5F">
              <w:t xml:space="preserve"> de la cristalización</w:t>
            </w:r>
            <w:r w:rsidR="00386B50">
              <w:t>,</w:t>
            </w:r>
            <w:r w:rsidRPr="00EA4D5F">
              <w:t xml:space="preserve"> </w:t>
            </w:r>
            <w:r w:rsidRPr="001B7C41">
              <w:rPr>
                <w:u w:val="single"/>
              </w:rPr>
              <w:t>(Grases et al., 2000</w:t>
            </w:r>
            <w:r w:rsidRPr="00EA4D5F">
              <w:t>).</w:t>
            </w:r>
          </w:p>
        </w:tc>
      </w:tr>
    </w:tbl>
    <w:p w14:paraId="00000165" w14:textId="77777777" w:rsidR="00BA5412" w:rsidRPr="00EA4D5F" w:rsidRDefault="00BA5412"/>
    <w:tbl>
      <w:tblPr>
        <w:tblStyle w:val="a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8871"/>
        <w:gridCol w:w="3007"/>
      </w:tblGrid>
      <w:tr w:rsidR="00EA4D5F" w:rsidRPr="00EA4D5F" w14:paraId="7D3726F6" w14:textId="77777777">
        <w:trPr>
          <w:trHeight w:val="580"/>
        </w:trPr>
        <w:tc>
          <w:tcPr>
            <w:tcW w:w="1534" w:type="dxa"/>
            <w:shd w:val="clear" w:color="auto" w:fill="C9DAF8"/>
            <w:tcMar>
              <w:top w:w="100" w:type="dxa"/>
              <w:left w:w="100" w:type="dxa"/>
              <w:bottom w:w="100" w:type="dxa"/>
              <w:right w:w="100" w:type="dxa"/>
            </w:tcMar>
          </w:tcPr>
          <w:p w14:paraId="00000166" w14:textId="77777777" w:rsidR="00BA5412" w:rsidRPr="00EA4D5F" w:rsidRDefault="002115D9">
            <w:pPr>
              <w:widowControl w:val="0"/>
              <w:spacing w:line="240" w:lineRule="auto"/>
              <w:jc w:val="center"/>
              <w:rPr>
                <w:b/>
              </w:rPr>
            </w:pPr>
            <w:r w:rsidRPr="00EA4D5F">
              <w:rPr>
                <w:b/>
              </w:rPr>
              <w:t>Tipo de recurso</w:t>
            </w:r>
          </w:p>
        </w:tc>
        <w:tc>
          <w:tcPr>
            <w:tcW w:w="11878" w:type="dxa"/>
            <w:gridSpan w:val="2"/>
            <w:shd w:val="clear" w:color="auto" w:fill="C9DAF8"/>
            <w:tcMar>
              <w:top w:w="100" w:type="dxa"/>
              <w:left w:w="100" w:type="dxa"/>
              <w:bottom w:w="100" w:type="dxa"/>
              <w:right w:w="100" w:type="dxa"/>
            </w:tcMar>
          </w:tcPr>
          <w:p w14:paraId="00000167" w14:textId="77777777" w:rsidR="00BA5412" w:rsidRPr="00EA4D5F" w:rsidRDefault="002115D9">
            <w:pPr>
              <w:pStyle w:val="Ttulo"/>
              <w:widowControl w:val="0"/>
              <w:spacing w:line="240" w:lineRule="auto"/>
              <w:jc w:val="center"/>
              <w:rPr>
                <w:sz w:val="22"/>
                <w:szCs w:val="22"/>
              </w:rPr>
            </w:pPr>
            <w:r w:rsidRPr="00EA4D5F">
              <w:rPr>
                <w:sz w:val="22"/>
                <w:szCs w:val="22"/>
              </w:rPr>
              <w:t>Rutas /Pasos Horizontal</w:t>
            </w:r>
          </w:p>
        </w:tc>
      </w:tr>
      <w:tr w:rsidR="00EA4D5F" w:rsidRPr="00EA4D5F" w14:paraId="47DEA846" w14:textId="77777777">
        <w:trPr>
          <w:trHeight w:val="420"/>
        </w:trPr>
        <w:tc>
          <w:tcPr>
            <w:tcW w:w="1534" w:type="dxa"/>
            <w:shd w:val="clear" w:color="auto" w:fill="auto"/>
            <w:tcMar>
              <w:top w:w="100" w:type="dxa"/>
              <w:left w:w="100" w:type="dxa"/>
              <w:bottom w:w="100" w:type="dxa"/>
              <w:right w:w="100" w:type="dxa"/>
            </w:tcMar>
          </w:tcPr>
          <w:p w14:paraId="00000169" w14:textId="77777777" w:rsidR="00BA5412" w:rsidRPr="00EA4D5F" w:rsidRDefault="002115D9">
            <w:pPr>
              <w:widowControl w:val="0"/>
              <w:spacing w:line="240" w:lineRule="auto"/>
              <w:rPr>
                <w:b/>
              </w:rPr>
            </w:pPr>
            <w:r w:rsidRPr="00EA4D5F">
              <w:rPr>
                <w:b/>
              </w:rPr>
              <w:t>Introducción</w:t>
            </w:r>
          </w:p>
        </w:tc>
        <w:tc>
          <w:tcPr>
            <w:tcW w:w="11878" w:type="dxa"/>
            <w:gridSpan w:val="2"/>
            <w:shd w:val="clear" w:color="auto" w:fill="auto"/>
            <w:tcMar>
              <w:top w:w="100" w:type="dxa"/>
              <w:left w:w="100" w:type="dxa"/>
              <w:bottom w:w="100" w:type="dxa"/>
              <w:right w:w="100" w:type="dxa"/>
            </w:tcMar>
          </w:tcPr>
          <w:p w14:paraId="0000016A" w14:textId="6D3C8D48" w:rsidR="00BA5412" w:rsidRPr="00EA4D5F" w:rsidRDefault="002115D9">
            <w:pPr>
              <w:widowControl w:val="0"/>
              <w:spacing w:line="240" w:lineRule="auto"/>
            </w:pPr>
            <w:r w:rsidRPr="00EA4D5F">
              <w:t xml:space="preserve">A continuación, se </w:t>
            </w:r>
            <w:r w:rsidR="00A819A1" w:rsidRPr="00EA4D5F">
              <w:t xml:space="preserve">exponen </w:t>
            </w:r>
            <w:r w:rsidRPr="00EA4D5F">
              <w:t xml:space="preserve">las fases de cambio del producto para llegar a la cristalización. </w:t>
            </w:r>
          </w:p>
        </w:tc>
      </w:tr>
      <w:tr w:rsidR="00EA4D5F" w:rsidRPr="00EA4D5F" w14:paraId="2F0D6ADD" w14:textId="77777777">
        <w:trPr>
          <w:trHeight w:val="420"/>
        </w:trPr>
        <w:tc>
          <w:tcPr>
            <w:tcW w:w="1534" w:type="dxa"/>
            <w:shd w:val="clear" w:color="auto" w:fill="auto"/>
            <w:tcMar>
              <w:top w:w="100" w:type="dxa"/>
              <w:left w:w="100" w:type="dxa"/>
              <w:bottom w:w="100" w:type="dxa"/>
              <w:right w:w="100" w:type="dxa"/>
            </w:tcMar>
          </w:tcPr>
          <w:p w14:paraId="0000016C" w14:textId="77777777" w:rsidR="00BA5412" w:rsidRPr="00EA4D5F" w:rsidRDefault="002115D9">
            <w:pPr>
              <w:widowControl w:val="0"/>
              <w:spacing w:line="240" w:lineRule="auto"/>
              <w:rPr>
                <w:b/>
              </w:rPr>
            </w:pPr>
            <w:r w:rsidRPr="00EA4D5F">
              <w:rPr>
                <w:b/>
              </w:rPr>
              <w:lastRenderedPageBreak/>
              <w:t>Paso 1</w:t>
            </w:r>
          </w:p>
        </w:tc>
        <w:tc>
          <w:tcPr>
            <w:tcW w:w="8871" w:type="dxa"/>
            <w:shd w:val="clear" w:color="auto" w:fill="auto"/>
            <w:tcMar>
              <w:top w:w="100" w:type="dxa"/>
              <w:left w:w="100" w:type="dxa"/>
              <w:bottom w:w="100" w:type="dxa"/>
              <w:right w:w="100" w:type="dxa"/>
            </w:tcMar>
          </w:tcPr>
          <w:p w14:paraId="0000016D" w14:textId="1F45B41D" w:rsidR="00BA5412" w:rsidRPr="00EA4D5F" w:rsidRDefault="004B61FA">
            <w:pPr>
              <w:widowControl w:val="0"/>
              <w:spacing w:line="240" w:lineRule="auto"/>
            </w:pPr>
            <w:r w:rsidRPr="00EA4D5F">
              <w:t>En muchos sistemas, las transiciones de fase no ocurren cuando esto es termodinámicamente posible (cuando el sistema está sobresaturado), sino en condiciones que a menudo exceden el equilibrio. La estabilidad del sistema en condiciones alejadas del equilibrio se debe a que el inicio de las transiciones de fase depende de la formación de nuevas fases en el sistema, la llamada nucleación</w:t>
            </w:r>
            <w:r w:rsidR="00386B50">
              <w:t>,</w:t>
            </w:r>
            <w:r w:rsidRPr="00EA4D5F">
              <w:t xml:space="preserve"> (</w:t>
            </w:r>
            <w:r w:rsidRPr="001B7C41">
              <w:rPr>
                <w:u w:val="single"/>
              </w:rPr>
              <w:t>Grases</w:t>
            </w:r>
            <w:r w:rsidRPr="00EA4D5F">
              <w:t xml:space="preserve"> et al., 2000).</w:t>
            </w:r>
          </w:p>
        </w:tc>
        <w:tc>
          <w:tcPr>
            <w:tcW w:w="3007" w:type="dxa"/>
            <w:shd w:val="clear" w:color="auto" w:fill="auto"/>
            <w:tcMar>
              <w:top w:w="100" w:type="dxa"/>
              <w:left w:w="100" w:type="dxa"/>
              <w:bottom w:w="100" w:type="dxa"/>
              <w:right w:w="100" w:type="dxa"/>
            </w:tcMar>
          </w:tcPr>
          <w:p w14:paraId="0000016E" w14:textId="77777777" w:rsidR="00BA5412" w:rsidRPr="001179E1" w:rsidRDefault="00BA5412">
            <w:pPr>
              <w:widowControl w:val="0"/>
              <w:spacing w:line="240" w:lineRule="auto"/>
            </w:pPr>
          </w:p>
          <w:p w14:paraId="0000016F" w14:textId="77777777" w:rsidR="00BA5412" w:rsidRPr="00EA4D5F" w:rsidRDefault="00BA5412">
            <w:pPr>
              <w:widowControl w:val="0"/>
              <w:spacing w:line="240" w:lineRule="auto"/>
            </w:pPr>
          </w:p>
          <w:p w14:paraId="00000170" w14:textId="77777777" w:rsidR="00BA5412" w:rsidRPr="00EA4D5F" w:rsidRDefault="00000000">
            <w:pPr>
              <w:widowControl w:val="0"/>
              <w:spacing w:line="240" w:lineRule="auto"/>
              <w:rPr>
                <w:b/>
              </w:rPr>
            </w:pPr>
            <w:sdt>
              <w:sdtPr>
                <w:tag w:val="goog_rdk_23"/>
                <w:id w:val="-2016141227"/>
              </w:sdtPr>
              <w:sdtContent>
                <w:commentRangeStart w:id="31"/>
              </w:sdtContent>
            </w:sdt>
            <w:r w:rsidR="002115D9" w:rsidRPr="001179E1">
              <w:rPr>
                <w:b/>
                <w:noProof/>
              </w:rPr>
              <w:drawing>
                <wp:inline distT="0" distB="0" distL="0" distR="0" wp14:anchorId="583E20BB" wp14:editId="627A9580">
                  <wp:extent cx="885825" cy="885825"/>
                  <wp:effectExtent l="0" t="0" r="0" b="0"/>
                  <wp:docPr id="20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885825" cy="885825"/>
                          </a:xfrm>
                          <a:prstGeom prst="rect">
                            <a:avLst/>
                          </a:prstGeom>
                          <a:ln/>
                        </pic:spPr>
                      </pic:pic>
                    </a:graphicData>
                  </a:graphic>
                </wp:inline>
              </w:drawing>
            </w:r>
            <w:commentRangeEnd w:id="31"/>
            <w:r w:rsidR="002115D9" w:rsidRPr="001179E1">
              <w:commentReference w:id="31"/>
            </w:r>
          </w:p>
          <w:p w14:paraId="00000171" w14:textId="77777777" w:rsidR="00BA5412" w:rsidRPr="001179E1" w:rsidRDefault="002115D9">
            <w:pPr>
              <w:widowControl w:val="0"/>
              <w:spacing w:line="240" w:lineRule="auto"/>
            </w:pPr>
            <w:r w:rsidRPr="001179E1">
              <w:rPr>
                <w:b/>
              </w:rPr>
              <w:t xml:space="preserve">Imagen: </w:t>
            </w:r>
            <w:r w:rsidRPr="001179E1">
              <w:t>635700_i18</w:t>
            </w:r>
          </w:p>
        </w:tc>
      </w:tr>
      <w:tr w:rsidR="00EA4D5F" w:rsidRPr="00EA4D5F" w14:paraId="70B20910" w14:textId="77777777">
        <w:trPr>
          <w:trHeight w:val="420"/>
        </w:trPr>
        <w:tc>
          <w:tcPr>
            <w:tcW w:w="1534" w:type="dxa"/>
            <w:shd w:val="clear" w:color="auto" w:fill="auto"/>
            <w:tcMar>
              <w:top w:w="100" w:type="dxa"/>
              <w:left w:w="100" w:type="dxa"/>
              <w:bottom w:w="100" w:type="dxa"/>
              <w:right w:w="100" w:type="dxa"/>
            </w:tcMar>
          </w:tcPr>
          <w:p w14:paraId="00000172" w14:textId="77777777" w:rsidR="00BA5412" w:rsidRPr="00EA4D5F" w:rsidRDefault="002115D9">
            <w:pPr>
              <w:widowControl w:val="0"/>
              <w:spacing w:line="240" w:lineRule="auto"/>
              <w:rPr>
                <w:b/>
              </w:rPr>
            </w:pPr>
            <w:r w:rsidRPr="00EA4D5F">
              <w:rPr>
                <w:b/>
              </w:rPr>
              <w:t>Paso 2</w:t>
            </w:r>
          </w:p>
        </w:tc>
        <w:tc>
          <w:tcPr>
            <w:tcW w:w="8871" w:type="dxa"/>
            <w:shd w:val="clear" w:color="auto" w:fill="auto"/>
            <w:tcMar>
              <w:top w:w="100" w:type="dxa"/>
              <w:left w:w="100" w:type="dxa"/>
              <w:bottom w:w="100" w:type="dxa"/>
              <w:right w:w="100" w:type="dxa"/>
            </w:tcMar>
          </w:tcPr>
          <w:p w14:paraId="00000173" w14:textId="7DAFEBDB" w:rsidR="00BA5412" w:rsidRPr="001B7C41" w:rsidRDefault="007279DE">
            <w:pPr>
              <w:widowControl w:val="0"/>
              <w:spacing w:line="240" w:lineRule="auto"/>
            </w:pPr>
            <w:r w:rsidRPr="00EA4D5F">
              <w:t>El proceso de cristalización de la miel se ve afectado por varios factores, entre ellos:</w:t>
            </w:r>
          </w:p>
        </w:tc>
        <w:tc>
          <w:tcPr>
            <w:tcW w:w="3007" w:type="dxa"/>
            <w:shd w:val="clear" w:color="auto" w:fill="auto"/>
            <w:tcMar>
              <w:top w:w="100" w:type="dxa"/>
              <w:left w:w="100" w:type="dxa"/>
              <w:bottom w:w="100" w:type="dxa"/>
              <w:right w:w="100" w:type="dxa"/>
            </w:tcMar>
          </w:tcPr>
          <w:p w14:paraId="00000174" w14:textId="77777777" w:rsidR="00BA5412" w:rsidRPr="00EA4D5F" w:rsidRDefault="00000000">
            <w:pPr>
              <w:widowControl w:val="0"/>
              <w:spacing w:line="240" w:lineRule="auto"/>
            </w:pPr>
            <w:sdt>
              <w:sdtPr>
                <w:tag w:val="goog_rdk_24"/>
                <w:id w:val="1636986702"/>
              </w:sdtPr>
              <w:sdtContent>
                <w:commentRangeStart w:id="32"/>
              </w:sdtContent>
            </w:sdt>
            <w:r w:rsidR="002115D9" w:rsidRPr="001179E1">
              <w:rPr>
                <w:noProof/>
              </w:rPr>
              <w:drawing>
                <wp:inline distT="0" distB="0" distL="0" distR="0" wp14:anchorId="13C63B1A" wp14:editId="36D601A1">
                  <wp:extent cx="933450" cy="933450"/>
                  <wp:effectExtent l="0" t="0" r="0" b="0"/>
                  <wp:docPr id="20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933450" cy="933450"/>
                          </a:xfrm>
                          <a:prstGeom prst="rect">
                            <a:avLst/>
                          </a:prstGeom>
                          <a:ln/>
                        </pic:spPr>
                      </pic:pic>
                    </a:graphicData>
                  </a:graphic>
                </wp:inline>
              </w:drawing>
            </w:r>
            <w:commentRangeEnd w:id="32"/>
            <w:r w:rsidR="002115D9" w:rsidRPr="001179E1">
              <w:commentReference w:id="32"/>
            </w:r>
          </w:p>
          <w:p w14:paraId="00000175" w14:textId="77777777" w:rsidR="00BA5412" w:rsidRPr="001179E1" w:rsidRDefault="002115D9">
            <w:pPr>
              <w:widowControl w:val="0"/>
              <w:spacing w:line="240" w:lineRule="auto"/>
            </w:pPr>
            <w:r w:rsidRPr="001179E1">
              <w:rPr>
                <w:b/>
              </w:rPr>
              <w:t xml:space="preserve">Imagen: </w:t>
            </w:r>
            <w:r w:rsidRPr="001179E1">
              <w:t>635700_i19</w:t>
            </w:r>
          </w:p>
        </w:tc>
      </w:tr>
      <w:tr w:rsidR="00EA4D5F" w:rsidRPr="00EA4D5F" w14:paraId="7FB8A816" w14:textId="77777777">
        <w:trPr>
          <w:trHeight w:val="420"/>
        </w:trPr>
        <w:tc>
          <w:tcPr>
            <w:tcW w:w="1534" w:type="dxa"/>
            <w:shd w:val="clear" w:color="auto" w:fill="auto"/>
            <w:tcMar>
              <w:top w:w="100" w:type="dxa"/>
              <w:left w:w="100" w:type="dxa"/>
              <w:bottom w:w="100" w:type="dxa"/>
              <w:right w:w="100" w:type="dxa"/>
            </w:tcMar>
          </w:tcPr>
          <w:p w14:paraId="00000176" w14:textId="77777777" w:rsidR="00BA5412" w:rsidRPr="00EA4D5F" w:rsidRDefault="002115D9">
            <w:pPr>
              <w:widowControl w:val="0"/>
              <w:spacing w:line="240" w:lineRule="auto"/>
              <w:rPr>
                <w:b/>
              </w:rPr>
            </w:pPr>
            <w:r w:rsidRPr="00EA4D5F">
              <w:rPr>
                <w:b/>
              </w:rPr>
              <w:t>Paso 3</w:t>
            </w:r>
          </w:p>
        </w:tc>
        <w:tc>
          <w:tcPr>
            <w:tcW w:w="8871" w:type="dxa"/>
            <w:shd w:val="clear" w:color="auto" w:fill="auto"/>
            <w:tcMar>
              <w:top w:w="100" w:type="dxa"/>
              <w:left w:w="100" w:type="dxa"/>
              <w:bottom w:w="100" w:type="dxa"/>
              <w:right w:w="100" w:type="dxa"/>
            </w:tcMar>
          </w:tcPr>
          <w:p w14:paraId="00000177" w14:textId="339BCA47" w:rsidR="00BA5412" w:rsidRPr="00EA4D5F" w:rsidRDefault="004B61FA">
            <w:pPr>
              <w:widowControl w:val="0"/>
              <w:spacing w:line="240" w:lineRule="auto"/>
            </w:pPr>
            <w:r w:rsidRPr="00EA4D5F">
              <w:t xml:space="preserve">Sobresaturación: La reacción tiene una velocidad limitada en la superficie y todo el proceso consta de dos fases sucesivas, una fase de difusión y una fase interfacial, ninguna de las cuales ocurre si la solución no está sobresaturada. Ambos procesos ayudan a determinar la tasa de crecimiento de los cristales, pero mientras que la resistencia al transporte molecular domina a la sobresaturación </w:t>
            </w:r>
            <w:r w:rsidR="00386B50">
              <w:t>“</w:t>
            </w:r>
            <w:r w:rsidRPr="00EA4D5F">
              <w:t>normal</w:t>
            </w:r>
            <w:r w:rsidR="00386B50">
              <w:t>”</w:t>
            </w:r>
            <w:r w:rsidRPr="00EA4D5F">
              <w:t xml:space="preserve"> y a altas temperaturas (superiores a 50 °C), la resistencia de los enlaces moleculares juega un papel importante a baja temperatura y sobresaturación</w:t>
            </w:r>
            <w:r w:rsidR="00386B50">
              <w:t>,</w:t>
            </w:r>
            <w:r w:rsidRPr="00EA4D5F">
              <w:t xml:space="preserve"> (</w:t>
            </w:r>
            <w:r w:rsidRPr="001B7C41">
              <w:rPr>
                <w:u w:val="single"/>
              </w:rPr>
              <w:t>García, 2001</w:t>
            </w:r>
            <w:r w:rsidRPr="00EA4D5F">
              <w:t>).</w:t>
            </w:r>
          </w:p>
        </w:tc>
        <w:tc>
          <w:tcPr>
            <w:tcW w:w="3007" w:type="dxa"/>
            <w:shd w:val="clear" w:color="auto" w:fill="auto"/>
            <w:tcMar>
              <w:top w:w="100" w:type="dxa"/>
              <w:left w:w="100" w:type="dxa"/>
              <w:bottom w:w="100" w:type="dxa"/>
              <w:right w:w="100" w:type="dxa"/>
            </w:tcMar>
          </w:tcPr>
          <w:p w14:paraId="00000178" w14:textId="77777777" w:rsidR="00BA5412" w:rsidRPr="00EA4D5F" w:rsidRDefault="00000000">
            <w:pPr>
              <w:widowControl w:val="0"/>
              <w:spacing w:line="240" w:lineRule="auto"/>
            </w:pPr>
            <w:sdt>
              <w:sdtPr>
                <w:tag w:val="goog_rdk_25"/>
                <w:id w:val="-232476906"/>
              </w:sdtPr>
              <w:sdtContent>
                <w:commentRangeStart w:id="33"/>
              </w:sdtContent>
            </w:sdt>
            <w:r w:rsidR="002115D9" w:rsidRPr="001179E1">
              <w:rPr>
                <w:noProof/>
              </w:rPr>
              <w:drawing>
                <wp:inline distT="0" distB="0" distL="0" distR="0" wp14:anchorId="4B094545" wp14:editId="3DB3425B">
                  <wp:extent cx="866775" cy="866775"/>
                  <wp:effectExtent l="0" t="0" r="0" b="0"/>
                  <wp:docPr id="20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866775" cy="866775"/>
                          </a:xfrm>
                          <a:prstGeom prst="rect">
                            <a:avLst/>
                          </a:prstGeom>
                          <a:ln/>
                        </pic:spPr>
                      </pic:pic>
                    </a:graphicData>
                  </a:graphic>
                </wp:inline>
              </w:drawing>
            </w:r>
            <w:commentRangeEnd w:id="33"/>
            <w:r w:rsidR="002115D9" w:rsidRPr="001179E1">
              <w:commentReference w:id="33"/>
            </w:r>
          </w:p>
          <w:p w14:paraId="00000179" w14:textId="77777777" w:rsidR="00BA5412" w:rsidRPr="001179E1" w:rsidRDefault="002115D9">
            <w:pPr>
              <w:widowControl w:val="0"/>
              <w:spacing w:line="240" w:lineRule="auto"/>
            </w:pPr>
            <w:r w:rsidRPr="001179E1">
              <w:rPr>
                <w:b/>
              </w:rPr>
              <w:t xml:space="preserve">Imagen: </w:t>
            </w:r>
            <w:r w:rsidRPr="001179E1">
              <w:t>635700_i20</w:t>
            </w:r>
          </w:p>
        </w:tc>
      </w:tr>
      <w:tr w:rsidR="00EA4D5F" w:rsidRPr="00EA4D5F" w14:paraId="6986DDAC" w14:textId="77777777">
        <w:trPr>
          <w:trHeight w:val="420"/>
        </w:trPr>
        <w:tc>
          <w:tcPr>
            <w:tcW w:w="1534" w:type="dxa"/>
            <w:shd w:val="clear" w:color="auto" w:fill="auto"/>
            <w:tcMar>
              <w:top w:w="100" w:type="dxa"/>
              <w:left w:w="100" w:type="dxa"/>
              <w:bottom w:w="100" w:type="dxa"/>
              <w:right w:w="100" w:type="dxa"/>
            </w:tcMar>
          </w:tcPr>
          <w:p w14:paraId="0000017A" w14:textId="77777777" w:rsidR="00BA5412" w:rsidRPr="00EA4D5F" w:rsidRDefault="002115D9">
            <w:pPr>
              <w:widowControl w:val="0"/>
              <w:spacing w:line="240" w:lineRule="auto"/>
              <w:rPr>
                <w:b/>
              </w:rPr>
            </w:pPr>
            <w:r w:rsidRPr="00EA4D5F">
              <w:rPr>
                <w:b/>
              </w:rPr>
              <w:t>Paso 4</w:t>
            </w:r>
          </w:p>
        </w:tc>
        <w:tc>
          <w:tcPr>
            <w:tcW w:w="8871" w:type="dxa"/>
            <w:shd w:val="clear" w:color="auto" w:fill="auto"/>
            <w:tcMar>
              <w:top w:w="100" w:type="dxa"/>
              <w:left w:w="100" w:type="dxa"/>
              <w:bottom w:w="100" w:type="dxa"/>
              <w:right w:w="100" w:type="dxa"/>
            </w:tcMar>
          </w:tcPr>
          <w:p w14:paraId="0000017B" w14:textId="72E44046" w:rsidR="00BA5412" w:rsidRPr="001B7C41" w:rsidRDefault="004B61FA">
            <w:pPr>
              <w:widowControl w:val="0"/>
              <w:spacing w:line="240" w:lineRule="auto"/>
            </w:pPr>
            <w:r w:rsidRPr="00EA4D5F">
              <w:t xml:space="preserve">Temperatura de almacenamiento: Es bien sabido que la velocidad de cristalización, la forma y el tamaño de las partículas dependen de la </w:t>
            </w:r>
            <w:r w:rsidR="00F87668" w:rsidRPr="00EA4D5F">
              <w:t>constitución</w:t>
            </w:r>
            <w:r w:rsidRPr="00EA4D5F">
              <w:t xml:space="preserve"> de la miel y la temperatura de almacenamiento. Se observaron dos tendencias distintas: a medida que disminuye la temperatura, disminuye la solubilidad del azúcar, favoreciendo la granulación o cristalización; por el contrario, a bajas temperaturas, la viscosidad aumenta y la movilidad molecular se retrasa o se reduce, lo que da como resultado velocidades de cristalización reducidas</w:t>
            </w:r>
            <w:r w:rsidR="00386B50">
              <w:t>,</w:t>
            </w:r>
            <w:r w:rsidRPr="00EA4D5F">
              <w:t xml:space="preserve"> (</w:t>
            </w:r>
            <w:proofErr w:type="spellStart"/>
            <w:r w:rsidRPr="001B7C41">
              <w:rPr>
                <w:u w:val="single"/>
              </w:rPr>
              <w:t>Lupano</w:t>
            </w:r>
            <w:proofErr w:type="spellEnd"/>
            <w:r w:rsidRPr="001B7C41">
              <w:rPr>
                <w:u w:val="single"/>
              </w:rPr>
              <w:t>, 1997</w:t>
            </w:r>
            <w:r w:rsidRPr="00EA4D5F">
              <w:t>).</w:t>
            </w:r>
          </w:p>
        </w:tc>
        <w:tc>
          <w:tcPr>
            <w:tcW w:w="3007" w:type="dxa"/>
            <w:shd w:val="clear" w:color="auto" w:fill="auto"/>
            <w:tcMar>
              <w:top w:w="100" w:type="dxa"/>
              <w:left w:w="100" w:type="dxa"/>
              <w:bottom w:w="100" w:type="dxa"/>
              <w:right w:w="100" w:type="dxa"/>
            </w:tcMar>
          </w:tcPr>
          <w:p w14:paraId="0000017C" w14:textId="77777777" w:rsidR="00BA5412" w:rsidRPr="00EA4D5F" w:rsidRDefault="00000000">
            <w:pPr>
              <w:widowControl w:val="0"/>
              <w:spacing w:line="240" w:lineRule="auto"/>
            </w:pPr>
            <w:sdt>
              <w:sdtPr>
                <w:tag w:val="goog_rdk_26"/>
                <w:id w:val="-735470746"/>
              </w:sdtPr>
              <w:sdtContent>
                <w:commentRangeStart w:id="34"/>
              </w:sdtContent>
            </w:sdt>
            <w:r w:rsidR="002115D9" w:rsidRPr="001179E1">
              <w:rPr>
                <w:noProof/>
              </w:rPr>
              <w:drawing>
                <wp:inline distT="0" distB="0" distL="0" distR="0" wp14:anchorId="2105722E" wp14:editId="68FA0F5F">
                  <wp:extent cx="857250" cy="857250"/>
                  <wp:effectExtent l="0" t="0" r="0" b="0"/>
                  <wp:docPr id="21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srcRect/>
                          <a:stretch>
                            <a:fillRect/>
                          </a:stretch>
                        </pic:blipFill>
                        <pic:spPr>
                          <a:xfrm>
                            <a:off x="0" y="0"/>
                            <a:ext cx="857250" cy="857250"/>
                          </a:xfrm>
                          <a:prstGeom prst="rect">
                            <a:avLst/>
                          </a:prstGeom>
                          <a:ln/>
                        </pic:spPr>
                      </pic:pic>
                    </a:graphicData>
                  </a:graphic>
                </wp:inline>
              </w:drawing>
            </w:r>
            <w:commentRangeEnd w:id="34"/>
            <w:r w:rsidR="002115D9" w:rsidRPr="001179E1">
              <w:commentReference w:id="34"/>
            </w:r>
          </w:p>
          <w:p w14:paraId="0000017D" w14:textId="77777777" w:rsidR="00BA5412" w:rsidRPr="001179E1" w:rsidRDefault="002115D9">
            <w:pPr>
              <w:widowControl w:val="0"/>
              <w:spacing w:line="240" w:lineRule="auto"/>
            </w:pPr>
            <w:r w:rsidRPr="001179E1">
              <w:rPr>
                <w:b/>
              </w:rPr>
              <w:t xml:space="preserve">Imagen: </w:t>
            </w:r>
            <w:r w:rsidRPr="001179E1">
              <w:t>635700_i21</w:t>
            </w:r>
          </w:p>
        </w:tc>
      </w:tr>
      <w:tr w:rsidR="00BA5412" w:rsidRPr="00EA4D5F" w14:paraId="19606887" w14:textId="77777777">
        <w:trPr>
          <w:trHeight w:val="420"/>
        </w:trPr>
        <w:tc>
          <w:tcPr>
            <w:tcW w:w="1534" w:type="dxa"/>
            <w:shd w:val="clear" w:color="auto" w:fill="auto"/>
            <w:tcMar>
              <w:top w:w="100" w:type="dxa"/>
              <w:left w:w="100" w:type="dxa"/>
              <w:bottom w:w="100" w:type="dxa"/>
              <w:right w:w="100" w:type="dxa"/>
            </w:tcMar>
          </w:tcPr>
          <w:p w14:paraId="0000017E" w14:textId="77777777" w:rsidR="00BA5412" w:rsidRPr="00EA4D5F" w:rsidRDefault="002115D9">
            <w:pPr>
              <w:widowControl w:val="0"/>
              <w:spacing w:line="240" w:lineRule="auto"/>
              <w:rPr>
                <w:b/>
              </w:rPr>
            </w:pPr>
            <w:r w:rsidRPr="00EA4D5F">
              <w:rPr>
                <w:b/>
              </w:rPr>
              <w:lastRenderedPageBreak/>
              <w:t>Paso 5</w:t>
            </w:r>
          </w:p>
        </w:tc>
        <w:tc>
          <w:tcPr>
            <w:tcW w:w="8871" w:type="dxa"/>
            <w:shd w:val="clear" w:color="auto" w:fill="auto"/>
            <w:tcMar>
              <w:top w:w="100" w:type="dxa"/>
              <w:left w:w="100" w:type="dxa"/>
              <w:bottom w:w="100" w:type="dxa"/>
              <w:right w:w="100" w:type="dxa"/>
            </w:tcMar>
          </w:tcPr>
          <w:p w14:paraId="0000017F" w14:textId="2B22FA29" w:rsidR="00BA5412" w:rsidRPr="001B7C41" w:rsidRDefault="004B61FA">
            <w:pPr>
              <w:widowControl w:val="0"/>
              <w:spacing w:line="240" w:lineRule="auto"/>
            </w:pPr>
            <w:r w:rsidRPr="00EA4D5F">
              <w:t>Presencia de partículas: La presencia de impurezas crea defectos superficiales que favorecen el crecimiento de planos cristalinos</w:t>
            </w:r>
            <w:r w:rsidR="00386B50">
              <w:t>,</w:t>
            </w:r>
            <w:r w:rsidRPr="00EA4D5F">
              <w:t xml:space="preserve"> (</w:t>
            </w:r>
            <w:r w:rsidRPr="001B7C41">
              <w:rPr>
                <w:u w:val="single"/>
              </w:rPr>
              <w:t>García, 2001</w:t>
            </w:r>
            <w:r w:rsidRPr="00EA4D5F">
              <w:t>).</w:t>
            </w:r>
          </w:p>
        </w:tc>
        <w:tc>
          <w:tcPr>
            <w:tcW w:w="3007" w:type="dxa"/>
            <w:shd w:val="clear" w:color="auto" w:fill="auto"/>
            <w:tcMar>
              <w:top w:w="100" w:type="dxa"/>
              <w:left w:w="100" w:type="dxa"/>
              <w:bottom w:w="100" w:type="dxa"/>
              <w:right w:w="100" w:type="dxa"/>
            </w:tcMar>
          </w:tcPr>
          <w:p w14:paraId="00000180" w14:textId="77777777" w:rsidR="00BA5412" w:rsidRPr="00EA4D5F" w:rsidRDefault="00000000">
            <w:pPr>
              <w:widowControl w:val="0"/>
              <w:spacing w:line="240" w:lineRule="auto"/>
            </w:pPr>
            <w:sdt>
              <w:sdtPr>
                <w:tag w:val="goog_rdk_27"/>
                <w:id w:val="-337310292"/>
              </w:sdtPr>
              <w:sdtContent>
                <w:commentRangeStart w:id="35"/>
              </w:sdtContent>
            </w:sdt>
            <w:r w:rsidR="002115D9" w:rsidRPr="001179E1">
              <w:rPr>
                <w:noProof/>
              </w:rPr>
              <w:drawing>
                <wp:inline distT="0" distB="0" distL="0" distR="0" wp14:anchorId="5C2CA659" wp14:editId="37F68152">
                  <wp:extent cx="838200" cy="838200"/>
                  <wp:effectExtent l="0" t="0" r="0" b="0"/>
                  <wp:docPr id="21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1"/>
                          <a:srcRect/>
                          <a:stretch>
                            <a:fillRect/>
                          </a:stretch>
                        </pic:blipFill>
                        <pic:spPr>
                          <a:xfrm>
                            <a:off x="0" y="0"/>
                            <a:ext cx="838200" cy="838200"/>
                          </a:xfrm>
                          <a:prstGeom prst="rect">
                            <a:avLst/>
                          </a:prstGeom>
                          <a:ln/>
                        </pic:spPr>
                      </pic:pic>
                    </a:graphicData>
                  </a:graphic>
                </wp:inline>
              </w:drawing>
            </w:r>
            <w:commentRangeEnd w:id="35"/>
            <w:r w:rsidR="002115D9" w:rsidRPr="001179E1">
              <w:commentReference w:id="35"/>
            </w:r>
          </w:p>
          <w:p w14:paraId="00000181" w14:textId="77777777" w:rsidR="00BA5412" w:rsidRPr="001179E1" w:rsidRDefault="002115D9">
            <w:pPr>
              <w:widowControl w:val="0"/>
              <w:spacing w:line="240" w:lineRule="auto"/>
            </w:pPr>
            <w:r w:rsidRPr="001179E1">
              <w:rPr>
                <w:b/>
              </w:rPr>
              <w:t xml:space="preserve">Imagen: </w:t>
            </w:r>
            <w:r w:rsidRPr="001179E1">
              <w:t>635700_i22</w:t>
            </w:r>
          </w:p>
        </w:tc>
      </w:tr>
    </w:tbl>
    <w:p w14:paraId="00000182" w14:textId="77777777" w:rsidR="00BA5412" w:rsidRPr="00EA4D5F" w:rsidRDefault="00BA5412"/>
    <w:p w14:paraId="00000183" w14:textId="77777777" w:rsidR="00BA5412" w:rsidRPr="001B7C41" w:rsidRDefault="002115D9">
      <w:pPr>
        <w:shd w:val="clear" w:color="auto" w:fill="FFFFFF"/>
        <w:spacing w:before="240" w:line="240" w:lineRule="auto"/>
      </w:pPr>
      <w:r w:rsidRPr="001B7C41">
        <w:t>2.2. Buenas prácticas de manufactura</w:t>
      </w:r>
    </w:p>
    <w:p w14:paraId="00000184" w14:textId="77777777" w:rsidR="00BA5412" w:rsidRPr="00EA4D5F" w:rsidRDefault="00BA5412"/>
    <w:tbl>
      <w:tblPr>
        <w:tblStyle w:val="af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EA4D5F" w:rsidRPr="00EA4D5F" w14:paraId="2296C8A7" w14:textId="77777777">
        <w:trPr>
          <w:trHeight w:val="580"/>
        </w:trPr>
        <w:tc>
          <w:tcPr>
            <w:tcW w:w="1432" w:type="dxa"/>
            <w:shd w:val="clear" w:color="auto" w:fill="C9DAF8"/>
            <w:tcMar>
              <w:top w:w="100" w:type="dxa"/>
              <w:left w:w="100" w:type="dxa"/>
              <w:bottom w:w="100" w:type="dxa"/>
              <w:right w:w="100" w:type="dxa"/>
            </w:tcMar>
          </w:tcPr>
          <w:p w14:paraId="00000185" w14:textId="77777777" w:rsidR="00BA5412" w:rsidRPr="001179E1" w:rsidRDefault="002115D9">
            <w:pPr>
              <w:widowControl w:val="0"/>
              <w:pBdr>
                <w:top w:val="nil"/>
                <w:left w:val="nil"/>
                <w:bottom w:val="nil"/>
                <w:right w:val="nil"/>
                <w:between w:val="nil"/>
              </w:pBdr>
              <w:spacing w:line="240" w:lineRule="auto"/>
            </w:pPr>
            <w:r w:rsidRPr="001179E1">
              <w:t>Tipo de recurso</w:t>
            </w:r>
          </w:p>
        </w:tc>
        <w:tc>
          <w:tcPr>
            <w:tcW w:w="11980" w:type="dxa"/>
            <w:shd w:val="clear" w:color="auto" w:fill="C9DAF8"/>
            <w:tcMar>
              <w:top w:w="100" w:type="dxa"/>
              <w:left w:w="100" w:type="dxa"/>
              <w:bottom w:w="100" w:type="dxa"/>
              <w:right w:w="100" w:type="dxa"/>
            </w:tcMar>
          </w:tcPr>
          <w:p w14:paraId="00000186" w14:textId="77777777" w:rsidR="00BA5412" w:rsidRPr="001179E1" w:rsidRDefault="002115D9">
            <w:pPr>
              <w:pStyle w:val="Ttulo"/>
              <w:jc w:val="center"/>
              <w:rPr>
                <w:sz w:val="22"/>
                <w:szCs w:val="22"/>
              </w:rPr>
            </w:pPr>
            <w:r w:rsidRPr="001179E1">
              <w:rPr>
                <w:sz w:val="22"/>
                <w:szCs w:val="22"/>
              </w:rPr>
              <w:t>Cajón de texto de color</w:t>
            </w:r>
          </w:p>
        </w:tc>
      </w:tr>
      <w:tr w:rsidR="00BA5412" w:rsidRPr="00EA4D5F" w14:paraId="0D9C7EB2" w14:textId="77777777">
        <w:trPr>
          <w:trHeight w:val="420"/>
        </w:trPr>
        <w:tc>
          <w:tcPr>
            <w:tcW w:w="13412" w:type="dxa"/>
            <w:gridSpan w:val="2"/>
            <w:shd w:val="clear" w:color="auto" w:fill="auto"/>
            <w:tcMar>
              <w:top w:w="100" w:type="dxa"/>
              <w:left w:w="100" w:type="dxa"/>
              <w:bottom w:w="100" w:type="dxa"/>
              <w:right w:w="100" w:type="dxa"/>
            </w:tcMar>
          </w:tcPr>
          <w:p w14:paraId="55D9DD06" w14:textId="6A07E8BB" w:rsidR="004B61FA" w:rsidRPr="00A70422" w:rsidRDefault="004B61FA" w:rsidP="004B61FA">
            <w:pPr>
              <w:widowControl w:val="0"/>
              <w:pBdr>
                <w:top w:val="nil"/>
                <w:left w:val="nil"/>
                <w:bottom w:val="nil"/>
                <w:right w:val="nil"/>
                <w:between w:val="nil"/>
              </w:pBdr>
              <w:spacing w:line="240" w:lineRule="auto"/>
            </w:pPr>
            <w:r w:rsidRPr="00EA4D5F">
              <w:t>Descripción técnico-</w:t>
            </w:r>
            <w:r w:rsidRPr="001179E1">
              <w:t xml:space="preserve">Sanitaria según </w:t>
            </w:r>
            <w:r w:rsidR="00A00BDF" w:rsidRPr="001179E1">
              <w:t xml:space="preserve">Decreto </w:t>
            </w:r>
            <w:r w:rsidRPr="00AE7AE5">
              <w:t>3075 de 1997</w:t>
            </w:r>
            <w:r w:rsidR="00213083" w:rsidRPr="00A70422">
              <w:t>, Art. 2</w:t>
            </w:r>
            <w:r w:rsidR="001F5B8F" w:rsidRPr="00A70422">
              <w:t>:</w:t>
            </w:r>
          </w:p>
          <w:p w14:paraId="024AC4C9" w14:textId="3CAE3EE7" w:rsidR="00BA5412" w:rsidRPr="00EA4D5F" w:rsidRDefault="00213083" w:rsidP="001B7C41">
            <w:pPr>
              <w:widowControl w:val="0"/>
              <w:pBdr>
                <w:top w:val="nil"/>
                <w:left w:val="nil"/>
                <w:bottom w:val="nil"/>
                <w:right w:val="nil"/>
                <w:between w:val="nil"/>
              </w:pBdr>
              <w:spacing w:line="240" w:lineRule="auto"/>
              <w:ind w:left="720"/>
            </w:pPr>
            <w:r w:rsidRPr="001B7C41">
              <w:t>Buenas prácticas de manufactura: Son los principios básicos y prácticas generales de higiene en la manipulación, preparación, elaboración, envasado, almacenamiento, transporte y distribución de alimentos para consumo humano, con el objeto de garantizar que los productos se fabriquen en condiciones sanitarias adecuadas y se disminuyan los riesgos inherentes a la producción.</w:t>
            </w:r>
          </w:p>
          <w:p w14:paraId="00000188" w14:textId="08A9292B" w:rsidR="001F5B8F" w:rsidRPr="001B7C41" w:rsidRDefault="001F5B8F" w:rsidP="001F5B8F">
            <w:pPr>
              <w:widowControl w:val="0"/>
              <w:pBdr>
                <w:top w:val="nil"/>
                <w:left w:val="nil"/>
                <w:bottom w:val="nil"/>
                <w:right w:val="nil"/>
                <w:between w:val="nil"/>
              </w:pBdr>
              <w:spacing w:line="240" w:lineRule="auto"/>
            </w:pPr>
          </w:p>
        </w:tc>
      </w:tr>
    </w:tbl>
    <w:p w14:paraId="0000018A" w14:textId="77777777" w:rsidR="00BA5412" w:rsidRPr="00EA4D5F" w:rsidRDefault="00BA5412"/>
    <w:tbl>
      <w:tblPr>
        <w:tblStyle w:val="aff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EA4D5F" w:rsidRPr="00EA4D5F" w14:paraId="47B525D7" w14:textId="77777777">
        <w:trPr>
          <w:trHeight w:val="444"/>
        </w:trPr>
        <w:tc>
          <w:tcPr>
            <w:tcW w:w="13422" w:type="dxa"/>
            <w:shd w:val="clear" w:color="auto" w:fill="8DB3E2"/>
          </w:tcPr>
          <w:p w14:paraId="0000018B" w14:textId="77777777" w:rsidR="00BA5412" w:rsidRPr="00EA4D5F" w:rsidRDefault="002115D9">
            <w:pPr>
              <w:pStyle w:val="Ttulo1"/>
              <w:jc w:val="center"/>
              <w:outlineLvl w:val="0"/>
              <w:rPr>
                <w:sz w:val="22"/>
                <w:szCs w:val="22"/>
              </w:rPr>
            </w:pPr>
            <w:r w:rsidRPr="00EA4D5F">
              <w:rPr>
                <w:sz w:val="22"/>
                <w:szCs w:val="22"/>
              </w:rPr>
              <w:t>Cuadro de texto</w:t>
            </w:r>
          </w:p>
        </w:tc>
      </w:tr>
      <w:tr w:rsidR="00EA4D5F" w:rsidRPr="00EA4D5F" w14:paraId="0B798545" w14:textId="77777777">
        <w:tc>
          <w:tcPr>
            <w:tcW w:w="13422" w:type="dxa"/>
          </w:tcPr>
          <w:p w14:paraId="4492D5B6" w14:textId="29F9D15E" w:rsidR="00204C93" w:rsidRPr="00EA4D5F" w:rsidRDefault="00A00BDF" w:rsidP="00204C93">
            <w:r w:rsidRPr="00EA4D5F">
              <w:t>R</w:t>
            </w:r>
            <w:r w:rsidR="00204C93" w:rsidRPr="00EA4D5F">
              <w:t>esolución 779</w:t>
            </w:r>
            <w:r w:rsidR="00486239" w:rsidRPr="00EA4D5F">
              <w:t xml:space="preserve"> de </w:t>
            </w:r>
            <w:r w:rsidR="00204C93" w:rsidRPr="00EA4D5F">
              <w:t>2006</w:t>
            </w:r>
            <w:r w:rsidR="001376BB" w:rsidRPr="00EA4D5F">
              <w:t>:</w:t>
            </w:r>
          </w:p>
          <w:p w14:paraId="1C35F418" w14:textId="50352FF1" w:rsidR="001376BB" w:rsidRPr="00EA4D5F" w:rsidRDefault="001376BB" w:rsidP="001B7C41">
            <w:pPr>
              <w:ind w:left="720"/>
            </w:pPr>
            <w:r w:rsidRPr="00EA4D5F">
              <w:t>Artículo 7°. Requisitos para la producción de panela a partir de mieles vírgenes en las centrales de acopio y procesamiento. Para la elaboración de panela sólo se podrá utilizar como materia prima las mieles vírgenes procedentes de trapiches paneleros autorizados, siempre y cuando cumplan con los siguientes requisitos:</w:t>
            </w:r>
          </w:p>
          <w:p w14:paraId="6694141F" w14:textId="68766F1C" w:rsidR="001376BB" w:rsidRPr="00EA4D5F" w:rsidRDefault="001376BB" w:rsidP="001B7C41">
            <w:pPr>
              <w:ind w:left="720"/>
            </w:pPr>
            <w:r w:rsidRPr="00EA4D5F">
              <w:t>a) Que las centrales de acopio y procesamiento de mieles estén autorizadas por la entidad territorial de salud correspondiente;</w:t>
            </w:r>
          </w:p>
          <w:p w14:paraId="5635E11C" w14:textId="0D3884B2" w:rsidR="001376BB" w:rsidRPr="00EA4D5F" w:rsidRDefault="001376BB" w:rsidP="001B7C41">
            <w:pPr>
              <w:ind w:left="720"/>
            </w:pPr>
            <w:r w:rsidRPr="00EA4D5F">
              <w:t>b) Que la miel virgen proceda de trapiches autorizados por la entidad territorial de salud correspondiente;</w:t>
            </w:r>
          </w:p>
          <w:p w14:paraId="51EC61AB" w14:textId="22916B4D" w:rsidR="001376BB" w:rsidRPr="00EA4D5F" w:rsidRDefault="001376BB" w:rsidP="001B7C41">
            <w:pPr>
              <w:ind w:left="720"/>
            </w:pPr>
            <w:r w:rsidRPr="00EA4D5F">
              <w:lastRenderedPageBreak/>
              <w:t>c) Que la miel se transporte de los trapiches a las centrales de acopio y procesamiento en vehículos autorizados por la entidad territorial correspondiente;</w:t>
            </w:r>
          </w:p>
          <w:p w14:paraId="00000191" w14:textId="6980E120" w:rsidR="00BA5412" w:rsidRPr="001B7C41" w:rsidRDefault="001376BB" w:rsidP="001B7C41">
            <w:pPr>
              <w:ind w:left="720"/>
            </w:pPr>
            <w:r w:rsidRPr="00EA4D5F">
              <w:t>d) Las centrales de acopio y procesamiento de mieles deben garantizar la inocuidad de las mieles utilizadas en el procesamiento de la panela.</w:t>
            </w:r>
          </w:p>
        </w:tc>
      </w:tr>
    </w:tbl>
    <w:p w14:paraId="00000192" w14:textId="77777777" w:rsidR="00BA5412" w:rsidRPr="00EA4D5F" w:rsidRDefault="00BA5412"/>
    <w:tbl>
      <w:tblPr>
        <w:tblStyle w:val="afff7"/>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8"/>
        <w:gridCol w:w="3546"/>
        <w:gridCol w:w="1693"/>
        <w:gridCol w:w="3844"/>
        <w:gridCol w:w="3211"/>
      </w:tblGrid>
      <w:tr w:rsidR="00EA4D5F" w:rsidRPr="00EA4D5F" w14:paraId="36F1A8B5" w14:textId="77777777">
        <w:trPr>
          <w:trHeight w:val="460"/>
        </w:trPr>
        <w:tc>
          <w:tcPr>
            <w:tcW w:w="1118" w:type="dxa"/>
            <w:shd w:val="clear" w:color="auto" w:fill="C9DAF8"/>
            <w:tcMar>
              <w:top w:w="100" w:type="dxa"/>
              <w:left w:w="100" w:type="dxa"/>
              <w:bottom w:w="100" w:type="dxa"/>
              <w:right w:w="100" w:type="dxa"/>
            </w:tcMar>
          </w:tcPr>
          <w:p w14:paraId="00000193" w14:textId="77777777" w:rsidR="00BA5412" w:rsidRPr="00EA4D5F" w:rsidRDefault="002115D9">
            <w:pPr>
              <w:widowControl w:val="0"/>
              <w:spacing w:line="240" w:lineRule="auto"/>
              <w:jc w:val="center"/>
              <w:rPr>
                <w:b/>
              </w:rPr>
            </w:pPr>
            <w:r w:rsidRPr="00EA4D5F">
              <w:rPr>
                <w:b/>
              </w:rPr>
              <w:t>Tipo de recurso</w:t>
            </w:r>
          </w:p>
        </w:tc>
        <w:tc>
          <w:tcPr>
            <w:tcW w:w="12294" w:type="dxa"/>
            <w:gridSpan w:val="4"/>
            <w:shd w:val="clear" w:color="auto" w:fill="C9DAF8"/>
            <w:tcMar>
              <w:top w:w="100" w:type="dxa"/>
              <w:left w:w="100" w:type="dxa"/>
              <w:bottom w:w="100" w:type="dxa"/>
              <w:right w:w="100" w:type="dxa"/>
            </w:tcMar>
          </w:tcPr>
          <w:p w14:paraId="00000194" w14:textId="77777777" w:rsidR="00BA5412" w:rsidRPr="00EA4D5F" w:rsidRDefault="002115D9">
            <w:pPr>
              <w:pStyle w:val="Ttulo"/>
              <w:widowControl w:val="0"/>
              <w:spacing w:line="240" w:lineRule="auto"/>
              <w:jc w:val="center"/>
              <w:rPr>
                <w:sz w:val="22"/>
                <w:szCs w:val="22"/>
              </w:rPr>
            </w:pPr>
            <w:bookmarkStart w:id="36" w:name="_heading=h.2s8eyo1" w:colFirst="0" w:colLast="0"/>
            <w:bookmarkEnd w:id="36"/>
            <w:r w:rsidRPr="00EA4D5F">
              <w:rPr>
                <w:sz w:val="22"/>
                <w:szCs w:val="22"/>
              </w:rPr>
              <w:t xml:space="preserve">Video </w:t>
            </w:r>
            <w:sdt>
              <w:sdtPr>
                <w:rPr>
                  <w:sz w:val="22"/>
                  <w:szCs w:val="22"/>
                </w:rPr>
                <w:tag w:val="goog_rdk_28"/>
                <w:id w:val="-1611355653"/>
              </w:sdtPr>
              <w:sdtContent>
                <w:commentRangeStart w:id="37"/>
              </w:sdtContent>
            </w:sdt>
            <w:proofErr w:type="spellStart"/>
            <w:r w:rsidRPr="001B7C41">
              <w:rPr>
                <w:sz w:val="22"/>
                <w:szCs w:val="22"/>
              </w:rPr>
              <w:t>motion</w:t>
            </w:r>
            <w:commentRangeEnd w:id="37"/>
            <w:proofErr w:type="spellEnd"/>
            <w:r w:rsidRPr="001B7C41">
              <w:rPr>
                <w:sz w:val="22"/>
                <w:szCs w:val="22"/>
              </w:rPr>
              <w:commentReference w:id="37"/>
            </w:r>
          </w:p>
        </w:tc>
      </w:tr>
      <w:tr w:rsidR="00EA4D5F" w:rsidRPr="00EA4D5F" w14:paraId="6FE20124" w14:textId="77777777">
        <w:trPr>
          <w:trHeight w:val="460"/>
        </w:trPr>
        <w:tc>
          <w:tcPr>
            <w:tcW w:w="1118" w:type="dxa"/>
            <w:shd w:val="clear" w:color="auto" w:fill="C9DAF8"/>
            <w:tcMar>
              <w:top w:w="100" w:type="dxa"/>
              <w:left w:w="100" w:type="dxa"/>
              <w:bottom w:w="100" w:type="dxa"/>
              <w:right w:w="100" w:type="dxa"/>
            </w:tcMar>
          </w:tcPr>
          <w:p w14:paraId="00000198" w14:textId="77777777" w:rsidR="00BA5412" w:rsidRPr="00EA4D5F" w:rsidRDefault="002115D9">
            <w:pPr>
              <w:widowControl w:val="0"/>
              <w:spacing w:line="240" w:lineRule="auto"/>
              <w:jc w:val="center"/>
              <w:rPr>
                <w:b/>
              </w:rPr>
            </w:pPr>
            <w:r w:rsidRPr="00EA4D5F">
              <w:rPr>
                <w:b/>
              </w:rPr>
              <w:t>NOTA</w:t>
            </w:r>
          </w:p>
        </w:tc>
        <w:tc>
          <w:tcPr>
            <w:tcW w:w="12294" w:type="dxa"/>
            <w:gridSpan w:val="4"/>
            <w:shd w:val="clear" w:color="auto" w:fill="C9DAF8"/>
            <w:tcMar>
              <w:top w:w="100" w:type="dxa"/>
              <w:left w:w="100" w:type="dxa"/>
              <w:bottom w:w="100" w:type="dxa"/>
              <w:right w:w="100" w:type="dxa"/>
            </w:tcMar>
          </w:tcPr>
          <w:p w14:paraId="00000199" w14:textId="77777777" w:rsidR="00BA5412" w:rsidRPr="00EA4D5F" w:rsidRDefault="002115D9">
            <w:pPr>
              <w:widowControl w:val="0"/>
              <w:spacing w:line="240" w:lineRule="auto"/>
              <w:jc w:val="center"/>
              <w:rPr>
                <w:b/>
              </w:rPr>
            </w:pPr>
            <w:r w:rsidRPr="00EA4D5F">
              <w:rPr>
                <w:b/>
              </w:rPr>
              <w:t>La totalidad del texto locutado para el video no debe superar las 500 palabras aproximadamente</w:t>
            </w:r>
          </w:p>
        </w:tc>
      </w:tr>
      <w:tr w:rsidR="00EA4D5F" w:rsidRPr="00EA4D5F" w14:paraId="4C52B6AB" w14:textId="77777777">
        <w:trPr>
          <w:trHeight w:val="420"/>
        </w:trPr>
        <w:tc>
          <w:tcPr>
            <w:tcW w:w="1118" w:type="dxa"/>
            <w:shd w:val="clear" w:color="auto" w:fill="auto"/>
            <w:tcMar>
              <w:top w:w="100" w:type="dxa"/>
              <w:left w:w="100" w:type="dxa"/>
              <w:bottom w:w="100" w:type="dxa"/>
              <w:right w:w="100" w:type="dxa"/>
            </w:tcMar>
          </w:tcPr>
          <w:p w14:paraId="0000019D" w14:textId="77777777" w:rsidR="00BA5412" w:rsidRPr="00EA4D5F" w:rsidRDefault="002115D9">
            <w:pPr>
              <w:widowControl w:val="0"/>
              <w:spacing w:line="240" w:lineRule="auto"/>
              <w:rPr>
                <w:b/>
              </w:rPr>
            </w:pPr>
            <w:r w:rsidRPr="00EA4D5F">
              <w:rPr>
                <w:b/>
              </w:rPr>
              <w:t xml:space="preserve">Título </w:t>
            </w:r>
          </w:p>
        </w:tc>
        <w:tc>
          <w:tcPr>
            <w:tcW w:w="12294" w:type="dxa"/>
            <w:gridSpan w:val="4"/>
            <w:shd w:val="clear" w:color="auto" w:fill="auto"/>
            <w:tcMar>
              <w:top w:w="100" w:type="dxa"/>
              <w:left w:w="100" w:type="dxa"/>
              <w:bottom w:w="100" w:type="dxa"/>
              <w:right w:w="100" w:type="dxa"/>
            </w:tcMar>
          </w:tcPr>
          <w:p w14:paraId="0000019E" w14:textId="10497CD8" w:rsidR="00BA5412" w:rsidRPr="00EA4D5F" w:rsidRDefault="002115D9">
            <w:pPr>
              <w:widowControl w:val="0"/>
              <w:spacing w:line="240" w:lineRule="auto"/>
            </w:pPr>
            <w:r w:rsidRPr="00EA4D5F">
              <w:t xml:space="preserve">Condiciones Sanitarias para evaluar en los trapiches paneleros según </w:t>
            </w:r>
            <w:r w:rsidR="00A00BDF" w:rsidRPr="00EA4D5F">
              <w:t>R</w:t>
            </w:r>
            <w:r w:rsidRPr="00EA4D5F">
              <w:t>esolución 779/2006</w:t>
            </w:r>
          </w:p>
        </w:tc>
      </w:tr>
      <w:tr w:rsidR="00EA4D5F" w:rsidRPr="00EA4D5F" w14:paraId="1C3689E0" w14:textId="77777777">
        <w:tc>
          <w:tcPr>
            <w:tcW w:w="1118" w:type="dxa"/>
            <w:shd w:val="clear" w:color="auto" w:fill="auto"/>
            <w:tcMar>
              <w:top w:w="100" w:type="dxa"/>
              <w:left w:w="100" w:type="dxa"/>
              <w:bottom w:w="100" w:type="dxa"/>
              <w:right w:w="100" w:type="dxa"/>
            </w:tcMar>
          </w:tcPr>
          <w:p w14:paraId="000001A2" w14:textId="77777777" w:rsidR="00BA5412" w:rsidRPr="00EA4D5F" w:rsidRDefault="002115D9">
            <w:pPr>
              <w:widowControl w:val="0"/>
              <w:spacing w:line="240" w:lineRule="auto"/>
              <w:rPr>
                <w:b/>
              </w:rPr>
            </w:pPr>
            <w:r w:rsidRPr="00EA4D5F">
              <w:rPr>
                <w:b/>
              </w:rPr>
              <w:t>Escena</w:t>
            </w:r>
          </w:p>
        </w:tc>
        <w:tc>
          <w:tcPr>
            <w:tcW w:w="3546" w:type="dxa"/>
            <w:shd w:val="clear" w:color="auto" w:fill="auto"/>
            <w:tcMar>
              <w:top w:w="100" w:type="dxa"/>
              <w:left w:w="100" w:type="dxa"/>
              <w:bottom w:w="100" w:type="dxa"/>
              <w:right w:w="100" w:type="dxa"/>
            </w:tcMar>
          </w:tcPr>
          <w:p w14:paraId="000001A3" w14:textId="77777777" w:rsidR="00BA5412" w:rsidRPr="00EA4D5F" w:rsidRDefault="002115D9">
            <w:pPr>
              <w:widowControl w:val="0"/>
              <w:spacing w:line="240" w:lineRule="auto"/>
              <w:jc w:val="center"/>
              <w:rPr>
                <w:b/>
              </w:rPr>
            </w:pPr>
            <w:r w:rsidRPr="00EA4D5F">
              <w:rPr>
                <w:b/>
              </w:rPr>
              <w:t>Imagen</w:t>
            </w:r>
          </w:p>
        </w:tc>
        <w:tc>
          <w:tcPr>
            <w:tcW w:w="1693" w:type="dxa"/>
            <w:shd w:val="clear" w:color="auto" w:fill="auto"/>
            <w:tcMar>
              <w:top w:w="100" w:type="dxa"/>
              <w:left w:w="100" w:type="dxa"/>
              <w:bottom w:w="100" w:type="dxa"/>
              <w:right w:w="100" w:type="dxa"/>
            </w:tcMar>
          </w:tcPr>
          <w:p w14:paraId="000001A4" w14:textId="77777777" w:rsidR="00BA5412" w:rsidRPr="00EA4D5F" w:rsidRDefault="002115D9">
            <w:pPr>
              <w:widowControl w:val="0"/>
              <w:spacing w:line="240" w:lineRule="auto"/>
              <w:jc w:val="center"/>
              <w:rPr>
                <w:b/>
              </w:rPr>
            </w:pPr>
            <w:r w:rsidRPr="00EA4D5F">
              <w:rPr>
                <w:b/>
              </w:rPr>
              <w:t>Sonido</w:t>
            </w:r>
          </w:p>
        </w:tc>
        <w:tc>
          <w:tcPr>
            <w:tcW w:w="3844" w:type="dxa"/>
            <w:shd w:val="clear" w:color="auto" w:fill="auto"/>
            <w:tcMar>
              <w:top w:w="100" w:type="dxa"/>
              <w:left w:w="100" w:type="dxa"/>
              <w:bottom w:w="100" w:type="dxa"/>
              <w:right w:w="100" w:type="dxa"/>
            </w:tcMar>
          </w:tcPr>
          <w:p w14:paraId="000001A5" w14:textId="77777777" w:rsidR="00BA5412" w:rsidRPr="00EA4D5F" w:rsidRDefault="002115D9">
            <w:pPr>
              <w:widowControl w:val="0"/>
              <w:spacing w:line="240" w:lineRule="auto"/>
              <w:jc w:val="center"/>
              <w:rPr>
                <w:b/>
              </w:rPr>
            </w:pPr>
            <w:r w:rsidRPr="00EA4D5F">
              <w:rPr>
                <w:b/>
              </w:rPr>
              <w:t>Narración</w:t>
            </w:r>
          </w:p>
        </w:tc>
        <w:tc>
          <w:tcPr>
            <w:tcW w:w="3211" w:type="dxa"/>
            <w:shd w:val="clear" w:color="auto" w:fill="auto"/>
            <w:tcMar>
              <w:top w:w="100" w:type="dxa"/>
              <w:left w:w="100" w:type="dxa"/>
              <w:bottom w:w="100" w:type="dxa"/>
              <w:right w:w="100" w:type="dxa"/>
            </w:tcMar>
          </w:tcPr>
          <w:p w14:paraId="000001A6" w14:textId="77777777" w:rsidR="00BA5412" w:rsidRPr="00EA4D5F" w:rsidRDefault="002115D9">
            <w:pPr>
              <w:widowControl w:val="0"/>
              <w:spacing w:line="240" w:lineRule="auto"/>
              <w:jc w:val="center"/>
              <w:rPr>
                <w:b/>
              </w:rPr>
            </w:pPr>
            <w:r w:rsidRPr="00EA4D5F">
              <w:rPr>
                <w:b/>
              </w:rPr>
              <w:t xml:space="preserve">Texto </w:t>
            </w:r>
          </w:p>
        </w:tc>
      </w:tr>
      <w:tr w:rsidR="00EA4D5F" w:rsidRPr="00EA4D5F" w14:paraId="4BAF0F1C" w14:textId="77777777">
        <w:tc>
          <w:tcPr>
            <w:tcW w:w="1118" w:type="dxa"/>
            <w:shd w:val="clear" w:color="auto" w:fill="auto"/>
            <w:tcMar>
              <w:top w:w="100" w:type="dxa"/>
              <w:left w:w="100" w:type="dxa"/>
              <w:bottom w:w="100" w:type="dxa"/>
              <w:right w:w="100" w:type="dxa"/>
            </w:tcMar>
          </w:tcPr>
          <w:p w14:paraId="000001A7" w14:textId="77777777" w:rsidR="00BA5412" w:rsidRPr="00EA4D5F" w:rsidRDefault="002115D9">
            <w:pPr>
              <w:widowControl w:val="0"/>
              <w:spacing w:line="240" w:lineRule="auto"/>
              <w:rPr>
                <w:b/>
              </w:rPr>
            </w:pPr>
            <w:bookmarkStart w:id="38" w:name="_heading=h.17dp8vu" w:colFirst="0" w:colLast="0"/>
            <w:bookmarkEnd w:id="38"/>
            <w:r w:rsidRPr="00EA4D5F">
              <w:rPr>
                <w:b/>
              </w:rPr>
              <w:t>1</w:t>
            </w:r>
          </w:p>
        </w:tc>
        <w:tc>
          <w:tcPr>
            <w:tcW w:w="3546" w:type="dxa"/>
            <w:shd w:val="clear" w:color="auto" w:fill="auto"/>
            <w:tcMar>
              <w:top w:w="100" w:type="dxa"/>
              <w:left w:w="100" w:type="dxa"/>
              <w:bottom w:w="100" w:type="dxa"/>
              <w:right w:w="100" w:type="dxa"/>
            </w:tcMar>
          </w:tcPr>
          <w:p w14:paraId="000001A8" w14:textId="77777777" w:rsidR="00BA5412" w:rsidRPr="00EA4D5F" w:rsidRDefault="00000000">
            <w:pPr>
              <w:widowControl w:val="0"/>
              <w:spacing w:line="240" w:lineRule="auto"/>
            </w:pPr>
            <w:sdt>
              <w:sdtPr>
                <w:tag w:val="goog_rdk_29"/>
                <w:id w:val="-425198740"/>
              </w:sdtPr>
              <w:sdtContent>
                <w:commentRangeStart w:id="39"/>
              </w:sdtContent>
            </w:sdt>
            <w:r w:rsidR="002115D9" w:rsidRPr="001179E1">
              <w:rPr>
                <w:noProof/>
              </w:rPr>
              <w:drawing>
                <wp:inline distT="0" distB="0" distL="0" distR="0" wp14:anchorId="06CBEA3A" wp14:editId="57E578D4">
                  <wp:extent cx="1991972" cy="889748"/>
                  <wp:effectExtent l="0" t="0" r="0" b="0"/>
                  <wp:docPr id="18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1991972" cy="889748"/>
                          </a:xfrm>
                          <a:prstGeom prst="rect">
                            <a:avLst/>
                          </a:prstGeom>
                          <a:ln/>
                        </pic:spPr>
                      </pic:pic>
                    </a:graphicData>
                  </a:graphic>
                </wp:inline>
              </w:drawing>
            </w:r>
            <w:commentRangeEnd w:id="39"/>
            <w:r w:rsidR="002115D9" w:rsidRPr="001179E1">
              <w:commentReference w:id="39"/>
            </w:r>
          </w:p>
        </w:tc>
        <w:tc>
          <w:tcPr>
            <w:tcW w:w="1693" w:type="dxa"/>
            <w:shd w:val="clear" w:color="auto" w:fill="auto"/>
            <w:tcMar>
              <w:top w:w="100" w:type="dxa"/>
              <w:left w:w="100" w:type="dxa"/>
              <w:bottom w:w="100" w:type="dxa"/>
              <w:right w:w="100" w:type="dxa"/>
            </w:tcMar>
          </w:tcPr>
          <w:p w14:paraId="000001A9" w14:textId="77777777" w:rsidR="00BA5412" w:rsidRPr="001179E1" w:rsidRDefault="002115D9">
            <w:pPr>
              <w:widowControl w:val="0"/>
              <w:spacing w:line="240" w:lineRule="auto"/>
            </w:pPr>
            <w:r w:rsidRPr="001179E1">
              <w:t>música de fondo</w:t>
            </w:r>
          </w:p>
        </w:tc>
        <w:tc>
          <w:tcPr>
            <w:tcW w:w="3844" w:type="dxa"/>
            <w:shd w:val="clear" w:color="auto" w:fill="auto"/>
            <w:tcMar>
              <w:top w:w="100" w:type="dxa"/>
              <w:left w:w="100" w:type="dxa"/>
              <w:bottom w:w="100" w:type="dxa"/>
              <w:right w:w="100" w:type="dxa"/>
            </w:tcMar>
          </w:tcPr>
          <w:p w14:paraId="000001AA" w14:textId="1EA5DC71" w:rsidR="00BA5412" w:rsidRPr="00EA4D5F" w:rsidRDefault="00191194">
            <w:pPr>
              <w:widowControl w:val="0"/>
              <w:spacing w:line="240" w:lineRule="auto"/>
            </w:pPr>
            <w:bookmarkStart w:id="40" w:name="_heading=h.3rdcrjn" w:colFirst="0" w:colLast="0"/>
            <w:bookmarkEnd w:id="40"/>
            <w:r w:rsidRPr="001B7C41">
              <w:t xml:space="preserve">Según el Art. 9 de la </w:t>
            </w:r>
            <w:r w:rsidRPr="00EA4D5F">
              <w:t xml:space="preserve">Resolución 779 de </w:t>
            </w:r>
            <w:r w:rsidRPr="001179E1">
              <w:t xml:space="preserve">2006, entre las condiciones que deben cumplir los trapiches </w:t>
            </w:r>
            <w:r w:rsidRPr="00A70422">
              <w:t>en sus instalaciones físicas se encuentran</w:t>
            </w:r>
            <w:r w:rsidR="003C7090" w:rsidRPr="00733E71">
              <w:t>, entre otras,</w:t>
            </w:r>
            <w:r w:rsidRPr="00EA4D5F">
              <w:t xml:space="preserve"> las siguientes:</w:t>
            </w:r>
          </w:p>
          <w:p w14:paraId="644FAF7A" w14:textId="77777777" w:rsidR="00204C93" w:rsidRPr="00EA4D5F" w:rsidRDefault="00204C93" w:rsidP="001B7C41">
            <w:pPr>
              <w:widowControl w:val="0"/>
              <w:spacing w:line="240" w:lineRule="auto"/>
              <w:ind w:left="720"/>
            </w:pPr>
            <w:r w:rsidRPr="00EA4D5F">
              <w:t>a. lejos de fuentes de contaminación</w:t>
            </w:r>
          </w:p>
          <w:p w14:paraId="600BCC3C" w14:textId="77777777" w:rsidR="00204C93" w:rsidRPr="00EA4D5F" w:rsidRDefault="00204C93" w:rsidP="001B7C41">
            <w:pPr>
              <w:widowControl w:val="0"/>
              <w:spacing w:line="240" w:lineRule="auto"/>
              <w:ind w:left="720"/>
            </w:pPr>
            <w:r w:rsidRPr="00EA4D5F">
              <w:t>b. Un ambiente libre de residuos sólidos y aguas servidas</w:t>
            </w:r>
          </w:p>
          <w:p w14:paraId="3FA70FBC" w14:textId="77777777" w:rsidR="00204C93" w:rsidRPr="00EA4D5F" w:rsidRDefault="00204C93" w:rsidP="001B7C41">
            <w:pPr>
              <w:widowControl w:val="0"/>
              <w:spacing w:line="240" w:lineRule="auto"/>
              <w:ind w:left="720"/>
            </w:pPr>
            <w:r w:rsidRPr="00EA4D5F">
              <w:t>c. Separado de cualquier tipo de vivienda para no poner en peligro la salud y el bienestar públicos.</w:t>
            </w:r>
          </w:p>
          <w:p w14:paraId="07137565" w14:textId="77777777" w:rsidR="00204C93" w:rsidRPr="00EA4D5F" w:rsidRDefault="00204C93" w:rsidP="001B7C41">
            <w:pPr>
              <w:widowControl w:val="0"/>
              <w:spacing w:line="240" w:lineRule="auto"/>
              <w:ind w:left="720"/>
            </w:pPr>
            <w:r w:rsidRPr="00EA4D5F">
              <w:t xml:space="preserve">d. El operador debe mantener el área de producción libre de extraños, malezas u objetos o </w:t>
            </w:r>
            <w:r w:rsidRPr="00EA4D5F">
              <w:lastRenderedPageBreak/>
              <w:t>materiales desechados.</w:t>
            </w:r>
          </w:p>
          <w:p w14:paraId="000001AF" w14:textId="108B4BDB" w:rsidR="00BA5412" w:rsidRPr="00EA4D5F" w:rsidRDefault="00204C93" w:rsidP="001B7C41">
            <w:pPr>
              <w:widowControl w:val="0"/>
              <w:spacing w:line="240" w:lineRule="auto"/>
              <w:ind w:left="720"/>
            </w:pPr>
            <w:r w:rsidRPr="00EA4D5F">
              <w:t>e. Las áreas de recepción, producción, almacenamiento y servicios sanitarios deben estar separadas físicamente.</w:t>
            </w:r>
          </w:p>
        </w:tc>
        <w:tc>
          <w:tcPr>
            <w:tcW w:w="3211" w:type="dxa"/>
            <w:shd w:val="clear" w:color="auto" w:fill="auto"/>
            <w:tcMar>
              <w:top w:w="100" w:type="dxa"/>
              <w:left w:w="100" w:type="dxa"/>
              <w:bottom w:w="100" w:type="dxa"/>
              <w:right w:w="100" w:type="dxa"/>
            </w:tcMar>
          </w:tcPr>
          <w:p w14:paraId="000001B0" w14:textId="03CD14C0" w:rsidR="00BA5412" w:rsidRPr="00EA4D5F" w:rsidRDefault="002115D9">
            <w:pPr>
              <w:widowControl w:val="0"/>
              <w:spacing w:line="240" w:lineRule="auto"/>
            </w:pPr>
            <w:r w:rsidRPr="00EA4D5F">
              <w:lastRenderedPageBreak/>
              <w:t xml:space="preserve">Para que un trapiche </w:t>
            </w:r>
            <w:r w:rsidR="007A7027" w:rsidRPr="00EA4D5F">
              <w:t>pueda funcionar</w:t>
            </w:r>
            <w:r w:rsidRPr="00EA4D5F">
              <w:t xml:space="preserve"> debe </w:t>
            </w:r>
            <w:r w:rsidR="007A7027" w:rsidRPr="00EA4D5F">
              <w:t>reunir</w:t>
            </w:r>
            <w:r w:rsidRPr="00EA4D5F">
              <w:t xml:space="preserve"> condiciones sanitarias y de salud ocupacional.</w:t>
            </w:r>
          </w:p>
        </w:tc>
      </w:tr>
      <w:tr w:rsidR="00EA4D5F" w:rsidRPr="00EA4D5F" w14:paraId="45EC3E6B" w14:textId="77777777">
        <w:tc>
          <w:tcPr>
            <w:tcW w:w="1118" w:type="dxa"/>
            <w:shd w:val="clear" w:color="auto" w:fill="auto"/>
            <w:tcMar>
              <w:top w:w="100" w:type="dxa"/>
              <w:left w:w="100" w:type="dxa"/>
              <w:bottom w:w="100" w:type="dxa"/>
              <w:right w:w="100" w:type="dxa"/>
            </w:tcMar>
          </w:tcPr>
          <w:p w14:paraId="000001B1" w14:textId="77777777" w:rsidR="00BA5412" w:rsidRPr="00EA4D5F" w:rsidRDefault="002115D9">
            <w:pPr>
              <w:widowControl w:val="0"/>
              <w:spacing w:line="240" w:lineRule="auto"/>
              <w:rPr>
                <w:b/>
              </w:rPr>
            </w:pPr>
            <w:r w:rsidRPr="00EA4D5F">
              <w:rPr>
                <w:b/>
              </w:rPr>
              <w:t>2</w:t>
            </w:r>
          </w:p>
        </w:tc>
        <w:tc>
          <w:tcPr>
            <w:tcW w:w="3546" w:type="dxa"/>
            <w:shd w:val="clear" w:color="auto" w:fill="auto"/>
            <w:tcMar>
              <w:top w:w="100" w:type="dxa"/>
              <w:left w:w="100" w:type="dxa"/>
              <w:bottom w:w="100" w:type="dxa"/>
              <w:right w:w="100" w:type="dxa"/>
            </w:tcMar>
          </w:tcPr>
          <w:p w14:paraId="000001B2" w14:textId="77777777" w:rsidR="00BA5412" w:rsidRPr="00EA4D5F" w:rsidRDefault="00000000">
            <w:pPr>
              <w:widowControl w:val="0"/>
              <w:spacing w:line="240" w:lineRule="auto"/>
            </w:pPr>
            <w:sdt>
              <w:sdtPr>
                <w:tag w:val="goog_rdk_30"/>
                <w:id w:val="734438278"/>
              </w:sdtPr>
              <w:sdtContent>
                <w:commentRangeStart w:id="41"/>
              </w:sdtContent>
            </w:sdt>
            <w:r w:rsidR="002115D9" w:rsidRPr="001179E1">
              <w:rPr>
                <w:noProof/>
              </w:rPr>
              <w:drawing>
                <wp:inline distT="0" distB="0" distL="0" distR="0" wp14:anchorId="19593AFA" wp14:editId="0F385A1F">
                  <wp:extent cx="1697792" cy="1185624"/>
                  <wp:effectExtent l="0" t="0" r="0" b="0"/>
                  <wp:docPr id="18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3"/>
                          <a:srcRect/>
                          <a:stretch>
                            <a:fillRect/>
                          </a:stretch>
                        </pic:blipFill>
                        <pic:spPr>
                          <a:xfrm>
                            <a:off x="0" y="0"/>
                            <a:ext cx="1697792" cy="1185624"/>
                          </a:xfrm>
                          <a:prstGeom prst="rect">
                            <a:avLst/>
                          </a:prstGeom>
                          <a:ln/>
                        </pic:spPr>
                      </pic:pic>
                    </a:graphicData>
                  </a:graphic>
                </wp:inline>
              </w:drawing>
            </w:r>
            <w:commentRangeEnd w:id="41"/>
            <w:r w:rsidR="002115D9" w:rsidRPr="001179E1">
              <w:commentReference w:id="41"/>
            </w:r>
          </w:p>
        </w:tc>
        <w:tc>
          <w:tcPr>
            <w:tcW w:w="1693" w:type="dxa"/>
            <w:shd w:val="clear" w:color="auto" w:fill="auto"/>
            <w:tcMar>
              <w:top w:w="100" w:type="dxa"/>
              <w:left w:w="100" w:type="dxa"/>
              <w:bottom w:w="100" w:type="dxa"/>
              <w:right w:w="100" w:type="dxa"/>
            </w:tcMar>
          </w:tcPr>
          <w:p w14:paraId="000001B3" w14:textId="77777777" w:rsidR="00BA5412" w:rsidRPr="001179E1" w:rsidRDefault="002115D9">
            <w:pPr>
              <w:widowControl w:val="0"/>
              <w:spacing w:line="240" w:lineRule="auto"/>
            </w:pPr>
            <w:r w:rsidRPr="001179E1">
              <w:t>música de fondo</w:t>
            </w:r>
          </w:p>
        </w:tc>
        <w:tc>
          <w:tcPr>
            <w:tcW w:w="3844" w:type="dxa"/>
            <w:shd w:val="clear" w:color="auto" w:fill="auto"/>
            <w:tcMar>
              <w:top w:w="100" w:type="dxa"/>
              <w:left w:w="100" w:type="dxa"/>
              <w:bottom w:w="100" w:type="dxa"/>
              <w:right w:w="100" w:type="dxa"/>
            </w:tcMar>
          </w:tcPr>
          <w:p w14:paraId="0DD3612B" w14:textId="4DDA148E" w:rsidR="00204C93" w:rsidRPr="001B7C41" w:rsidRDefault="003C7090" w:rsidP="00204C93">
            <w:pPr>
              <w:widowControl w:val="0"/>
              <w:spacing w:line="240" w:lineRule="auto"/>
            </w:pPr>
            <w:bookmarkStart w:id="42" w:name="_heading=h.26in1rg" w:colFirst="0" w:colLast="0"/>
            <w:bookmarkEnd w:id="42"/>
            <w:r w:rsidRPr="001179E1">
              <w:rPr>
                <w:b/>
                <w:i/>
              </w:rPr>
              <w:t xml:space="preserve">Respecto a las </w:t>
            </w:r>
            <w:r w:rsidR="002115D9" w:rsidRPr="001B7C41">
              <w:t>Instalaciones Sanitarias</w:t>
            </w:r>
            <w:r w:rsidRPr="00EA4D5F">
              <w:t xml:space="preserve"> establece:</w:t>
            </w:r>
            <w:r w:rsidR="002115D9" w:rsidRPr="001B7C41">
              <w:t xml:space="preserve"> </w:t>
            </w:r>
          </w:p>
          <w:p w14:paraId="78B85F2A" w14:textId="5E3B65C5" w:rsidR="003C7090" w:rsidRPr="001179E1" w:rsidRDefault="003C7090" w:rsidP="000E701A">
            <w:pPr>
              <w:pStyle w:val="Prrafodelista"/>
              <w:widowControl w:val="0"/>
              <w:numPr>
                <w:ilvl w:val="0"/>
                <w:numId w:val="4"/>
              </w:numPr>
              <w:spacing w:line="240" w:lineRule="auto"/>
            </w:pPr>
            <w:r w:rsidRPr="00EA4D5F">
              <w:t>El trapiche debe disponer de servicios sanitarios en cantidad suficiente, bien dotados y en</w:t>
            </w:r>
          </w:p>
          <w:p w14:paraId="5427C997" w14:textId="77777777" w:rsidR="003C7090" w:rsidRPr="00EA4D5F" w:rsidRDefault="003C7090" w:rsidP="001B7C41">
            <w:pPr>
              <w:widowControl w:val="0"/>
              <w:spacing w:line="240" w:lineRule="auto"/>
              <w:ind w:left="720"/>
            </w:pPr>
            <w:r w:rsidRPr="00EA4D5F">
              <w:t>buenas condiciones;</w:t>
            </w:r>
          </w:p>
          <w:p w14:paraId="58BABE3B" w14:textId="34EB5330" w:rsidR="00204C93" w:rsidRPr="001179E1" w:rsidRDefault="003C7090" w:rsidP="00204C93">
            <w:pPr>
              <w:widowControl w:val="0"/>
              <w:spacing w:line="240" w:lineRule="auto"/>
              <w:rPr>
                <w:b/>
                <w:bCs/>
                <w:i/>
                <w:iCs/>
              </w:rPr>
            </w:pPr>
            <w:r w:rsidRPr="00EA4D5F">
              <w:t>b) Los servicios sanitarios deben estar conectados a un sistema de disposición de residuos.</w:t>
            </w:r>
            <w:r w:rsidR="00733E71">
              <w:t xml:space="preserve"> </w:t>
            </w:r>
            <w:r w:rsidRPr="001B7C41">
              <w:rPr>
                <w:bCs/>
                <w:iCs/>
              </w:rPr>
              <w:t>Asimismo, determina respecto al personal manipulador:</w:t>
            </w:r>
            <w:r w:rsidR="00204C93" w:rsidRPr="001179E1">
              <w:rPr>
                <w:b/>
                <w:bCs/>
                <w:i/>
                <w:iCs/>
              </w:rPr>
              <w:t xml:space="preserve"> </w:t>
            </w:r>
          </w:p>
          <w:p w14:paraId="618BA947" w14:textId="77777777" w:rsidR="003C7090" w:rsidRPr="00EA4D5F" w:rsidRDefault="003C7090" w:rsidP="001B7C41">
            <w:pPr>
              <w:widowControl w:val="0"/>
              <w:spacing w:line="240" w:lineRule="auto"/>
              <w:ind w:left="720"/>
            </w:pPr>
            <w:r w:rsidRPr="001179E1">
              <w:t>a) Los operarios deben tener uniformes limpios y en buen estado;</w:t>
            </w:r>
          </w:p>
          <w:p w14:paraId="45E9E960" w14:textId="77777777" w:rsidR="003C7090" w:rsidRPr="00EA4D5F" w:rsidRDefault="003C7090" w:rsidP="001B7C41">
            <w:pPr>
              <w:widowControl w:val="0"/>
              <w:spacing w:line="240" w:lineRule="auto"/>
              <w:ind w:left="720"/>
            </w:pPr>
            <w:r w:rsidRPr="00EA4D5F">
              <w:t>b) Lavarse las manos con agua y jabón y mantener las uñas cortas, limpias y sin esmalte;</w:t>
            </w:r>
          </w:p>
          <w:p w14:paraId="64E2139D" w14:textId="2EA40CEF" w:rsidR="00204C93" w:rsidRPr="00EA4D5F" w:rsidRDefault="003C7090" w:rsidP="001B7C41">
            <w:pPr>
              <w:widowControl w:val="0"/>
              <w:spacing w:line="240" w:lineRule="auto"/>
              <w:ind w:left="720"/>
            </w:pPr>
            <w:r w:rsidRPr="00EA4D5F">
              <w:t>c) No usar joyas, ni comer, ni fumar o beber en las áreas de proceso de la panela;</w:t>
            </w:r>
          </w:p>
          <w:p w14:paraId="479064CE" w14:textId="183B55C5" w:rsidR="003C7090" w:rsidRPr="00EA4D5F" w:rsidRDefault="003C7090" w:rsidP="001B7C41">
            <w:pPr>
              <w:widowControl w:val="0"/>
              <w:spacing w:line="240" w:lineRule="auto"/>
              <w:ind w:left="720"/>
            </w:pPr>
            <w:r w:rsidRPr="00EA4D5F">
              <w:t>d) Todas las personas que realizan actividades de manipulación de la panela, deben tener</w:t>
            </w:r>
            <w:r w:rsidR="00235B18" w:rsidRPr="00EA4D5F">
              <w:t xml:space="preserve"> </w:t>
            </w:r>
            <w:r w:rsidRPr="00EA4D5F">
              <w:t xml:space="preserve">capacitación en </w:t>
            </w:r>
            <w:r w:rsidRPr="00EA4D5F">
              <w:lastRenderedPageBreak/>
              <w:t>prácticas higiénicas de manipulación de alimentos de acuerdo con lo establecido</w:t>
            </w:r>
          </w:p>
          <w:p w14:paraId="5C6027F8" w14:textId="7E235ECD" w:rsidR="003C7090" w:rsidRPr="00EA4D5F" w:rsidRDefault="003C7090" w:rsidP="001B7C41">
            <w:pPr>
              <w:widowControl w:val="0"/>
              <w:spacing w:line="240" w:lineRule="auto"/>
              <w:ind w:left="720"/>
            </w:pPr>
            <w:r w:rsidRPr="00EA4D5F">
              <w:t>en el Título II Capítulo III del Decreto 3075 de 1997 o las normas que lo modifiquen, adicionen o</w:t>
            </w:r>
            <w:r w:rsidR="00235B18" w:rsidRPr="00EA4D5F">
              <w:t xml:space="preserve"> </w:t>
            </w:r>
            <w:r w:rsidRPr="00EA4D5F">
              <w:t>sustituyan;</w:t>
            </w:r>
          </w:p>
          <w:p w14:paraId="07030DE5" w14:textId="6DC3898B" w:rsidR="003C7090" w:rsidRPr="00EA4D5F" w:rsidRDefault="003C7090" w:rsidP="001B7C41">
            <w:pPr>
              <w:widowControl w:val="0"/>
              <w:spacing w:line="240" w:lineRule="auto"/>
              <w:ind w:left="720"/>
            </w:pPr>
            <w:r w:rsidRPr="00EA4D5F">
              <w:t>e) Los trapiches paneleros deben tener e implementar un plan de capacitación dirigido a</w:t>
            </w:r>
            <w:r w:rsidR="00235B18" w:rsidRPr="00EA4D5F">
              <w:t xml:space="preserve"> </w:t>
            </w:r>
            <w:r w:rsidRPr="00EA4D5F">
              <w:t>operarios de acuerdo con lo establecido en el literal b) del artículo 14 del Decreto 3075 de 1997 o</w:t>
            </w:r>
          </w:p>
          <w:p w14:paraId="000001BC" w14:textId="449507A6" w:rsidR="00BA5412" w:rsidRPr="00EA4D5F" w:rsidRDefault="003C7090" w:rsidP="001B7C41">
            <w:pPr>
              <w:widowControl w:val="0"/>
              <w:spacing w:line="240" w:lineRule="auto"/>
              <w:ind w:left="720"/>
            </w:pPr>
            <w:r w:rsidRPr="00EA4D5F">
              <w:t>en las normas que lo modifiquen, adicionen o sustituyan.</w:t>
            </w:r>
            <w:r w:rsidR="00235B18" w:rsidRPr="00EA4D5F">
              <w:t xml:space="preserve"> </w:t>
            </w:r>
            <w:r w:rsidR="00204C93" w:rsidRPr="00EA4D5F">
              <w:t>.</w:t>
            </w:r>
          </w:p>
        </w:tc>
        <w:tc>
          <w:tcPr>
            <w:tcW w:w="3211" w:type="dxa"/>
            <w:shd w:val="clear" w:color="auto" w:fill="auto"/>
            <w:tcMar>
              <w:top w:w="100" w:type="dxa"/>
              <w:left w:w="100" w:type="dxa"/>
              <w:bottom w:w="100" w:type="dxa"/>
              <w:right w:w="100" w:type="dxa"/>
            </w:tcMar>
          </w:tcPr>
          <w:p w14:paraId="000001BD" w14:textId="245345E5" w:rsidR="00BA5412" w:rsidRPr="00EA4D5F" w:rsidRDefault="003C7090">
            <w:pPr>
              <w:widowControl w:val="0"/>
              <w:spacing w:line="240" w:lineRule="auto"/>
            </w:pPr>
            <w:r w:rsidRPr="00EA4D5F">
              <w:lastRenderedPageBreak/>
              <w:t xml:space="preserve">El trapiche debe cumplir con lo establecido en la Resolución 779 de 2006, sobre condiciones sanitarias y normas de seguridad para el personal manipulador. </w:t>
            </w:r>
          </w:p>
        </w:tc>
      </w:tr>
      <w:tr w:rsidR="00EA4D5F" w:rsidRPr="00EA4D5F" w14:paraId="378F1EE1" w14:textId="77777777">
        <w:tc>
          <w:tcPr>
            <w:tcW w:w="1118" w:type="dxa"/>
            <w:shd w:val="clear" w:color="auto" w:fill="auto"/>
            <w:tcMar>
              <w:top w:w="100" w:type="dxa"/>
              <w:left w:w="100" w:type="dxa"/>
              <w:bottom w:w="100" w:type="dxa"/>
              <w:right w:w="100" w:type="dxa"/>
            </w:tcMar>
          </w:tcPr>
          <w:p w14:paraId="000001BE" w14:textId="77777777" w:rsidR="00BA5412" w:rsidRPr="00EA4D5F" w:rsidRDefault="002115D9">
            <w:pPr>
              <w:widowControl w:val="0"/>
              <w:spacing w:line="240" w:lineRule="auto"/>
              <w:rPr>
                <w:b/>
              </w:rPr>
            </w:pPr>
            <w:r w:rsidRPr="00EA4D5F">
              <w:rPr>
                <w:b/>
              </w:rPr>
              <w:t>3</w:t>
            </w:r>
          </w:p>
        </w:tc>
        <w:tc>
          <w:tcPr>
            <w:tcW w:w="3546" w:type="dxa"/>
            <w:shd w:val="clear" w:color="auto" w:fill="auto"/>
            <w:tcMar>
              <w:top w:w="100" w:type="dxa"/>
              <w:left w:w="100" w:type="dxa"/>
              <w:bottom w:w="100" w:type="dxa"/>
              <w:right w:w="100" w:type="dxa"/>
            </w:tcMar>
          </w:tcPr>
          <w:p w14:paraId="000001BF" w14:textId="77777777" w:rsidR="00BA5412" w:rsidRPr="00EA4D5F" w:rsidRDefault="00000000">
            <w:pPr>
              <w:widowControl w:val="0"/>
              <w:spacing w:line="240" w:lineRule="auto"/>
            </w:pPr>
            <w:sdt>
              <w:sdtPr>
                <w:tag w:val="goog_rdk_31"/>
                <w:id w:val="642163593"/>
              </w:sdtPr>
              <w:sdtContent>
                <w:commentRangeStart w:id="43"/>
              </w:sdtContent>
            </w:sdt>
            <w:r w:rsidR="002115D9" w:rsidRPr="001179E1">
              <w:rPr>
                <w:noProof/>
              </w:rPr>
              <w:drawing>
                <wp:inline distT="0" distB="0" distL="0" distR="0" wp14:anchorId="7FE60DCE" wp14:editId="37ACA108">
                  <wp:extent cx="1821274" cy="1274892"/>
                  <wp:effectExtent l="0" t="0" r="0" b="0"/>
                  <wp:docPr id="18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4"/>
                          <a:srcRect/>
                          <a:stretch>
                            <a:fillRect/>
                          </a:stretch>
                        </pic:blipFill>
                        <pic:spPr>
                          <a:xfrm>
                            <a:off x="0" y="0"/>
                            <a:ext cx="1821274" cy="1274892"/>
                          </a:xfrm>
                          <a:prstGeom prst="rect">
                            <a:avLst/>
                          </a:prstGeom>
                          <a:ln/>
                        </pic:spPr>
                      </pic:pic>
                    </a:graphicData>
                  </a:graphic>
                </wp:inline>
              </w:drawing>
            </w:r>
            <w:commentRangeEnd w:id="43"/>
            <w:r w:rsidR="002115D9" w:rsidRPr="001179E1">
              <w:commentReference w:id="43"/>
            </w:r>
          </w:p>
        </w:tc>
        <w:tc>
          <w:tcPr>
            <w:tcW w:w="1693" w:type="dxa"/>
            <w:shd w:val="clear" w:color="auto" w:fill="auto"/>
            <w:tcMar>
              <w:top w:w="100" w:type="dxa"/>
              <w:left w:w="100" w:type="dxa"/>
              <w:bottom w:w="100" w:type="dxa"/>
              <w:right w:w="100" w:type="dxa"/>
            </w:tcMar>
          </w:tcPr>
          <w:p w14:paraId="000001C0" w14:textId="77777777" w:rsidR="00BA5412" w:rsidRPr="001179E1" w:rsidRDefault="002115D9">
            <w:pPr>
              <w:widowControl w:val="0"/>
              <w:spacing w:line="240" w:lineRule="auto"/>
            </w:pPr>
            <w:r w:rsidRPr="001179E1">
              <w:t>música de fondo</w:t>
            </w:r>
          </w:p>
        </w:tc>
        <w:tc>
          <w:tcPr>
            <w:tcW w:w="3844" w:type="dxa"/>
            <w:shd w:val="clear" w:color="auto" w:fill="auto"/>
            <w:tcMar>
              <w:top w:w="100" w:type="dxa"/>
              <w:left w:w="100" w:type="dxa"/>
              <w:bottom w:w="100" w:type="dxa"/>
              <w:right w:w="100" w:type="dxa"/>
            </w:tcMar>
          </w:tcPr>
          <w:p w14:paraId="000001C1" w14:textId="77777777" w:rsidR="00BA5412" w:rsidRPr="00EA4D5F" w:rsidRDefault="002115D9" w:rsidP="001B7C41">
            <w:pPr>
              <w:widowControl w:val="0"/>
              <w:spacing w:line="240" w:lineRule="auto"/>
              <w:ind w:left="720"/>
              <w:rPr>
                <w:b/>
                <w:i/>
              </w:rPr>
            </w:pPr>
            <w:bookmarkStart w:id="44" w:name="_heading=h.lnxbz9" w:colFirst="0" w:colLast="0"/>
            <w:bookmarkEnd w:id="44"/>
            <w:r w:rsidRPr="001179E1">
              <w:rPr>
                <w:b/>
                <w:i/>
              </w:rPr>
              <w:t xml:space="preserve">Condiciones de saneamiento </w:t>
            </w:r>
          </w:p>
          <w:p w14:paraId="531105B4" w14:textId="646CB0C3" w:rsidR="00204C93" w:rsidRPr="00EA4D5F" w:rsidRDefault="00204C93" w:rsidP="001B7C41">
            <w:pPr>
              <w:widowControl w:val="0"/>
              <w:spacing w:line="240" w:lineRule="auto"/>
              <w:ind w:left="720"/>
            </w:pPr>
            <w:r w:rsidRPr="00EA4D5F">
              <w:t>a. El agua utilizada debe ser agua potable.</w:t>
            </w:r>
          </w:p>
          <w:p w14:paraId="4F149F35" w14:textId="77777777" w:rsidR="00204C93" w:rsidRPr="00EA4D5F" w:rsidRDefault="00204C93" w:rsidP="001B7C41">
            <w:pPr>
              <w:widowControl w:val="0"/>
              <w:spacing w:line="240" w:lineRule="auto"/>
              <w:ind w:left="720"/>
            </w:pPr>
            <w:r w:rsidRPr="00EA4D5F">
              <w:t>b. Hay un almacén cubierto capaz de cubrir las necesidades de producción de un día y se limpia y desinfecta regularmente.</w:t>
            </w:r>
          </w:p>
          <w:p w14:paraId="652CA5C5" w14:textId="77777777" w:rsidR="00204C93" w:rsidRPr="00EA4D5F" w:rsidRDefault="00204C93" w:rsidP="001B7C41">
            <w:pPr>
              <w:widowControl w:val="0"/>
              <w:spacing w:line="240" w:lineRule="auto"/>
              <w:ind w:left="720"/>
              <w:rPr>
                <w:b/>
                <w:bCs/>
                <w:i/>
                <w:iCs/>
              </w:rPr>
            </w:pPr>
            <w:r w:rsidRPr="00EA4D5F">
              <w:rPr>
                <w:b/>
                <w:bCs/>
                <w:i/>
                <w:iCs/>
              </w:rPr>
              <w:t xml:space="preserve">Disposición de residuos sólidos </w:t>
            </w:r>
          </w:p>
          <w:p w14:paraId="6F09C237" w14:textId="77777777" w:rsidR="00204C93" w:rsidRPr="00EA4D5F" w:rsidRDefault="00204C93" w:rsidP="001B7C41">
            <w:pPr>
              <w:widowControl w:val="0"/>
              <w:spacing w:line="240" w:lineRule="auto"/>
              <w:ind w:left="720"/>
            </w:pPr>
            <w:r w:rsidRPr="00EA4D5F">
              <w:t>a. Retirar los residuos sólidos para evitar malos olores y contaminación.</w:t>
            </w:r>
          </w:p>
          <w:p w14:paraId="3E36CFAD" w14:textId="458A8B2B" w:rsidR="005359BA" w:rsidRPr="00EA4D5F" w:rsidRDefault="002115D9" w:rsidP="001B7C41">
            <w:pPr>
              <w:widowControl w:val="0"/>
              <w:spacing w:line="240" w:lineRule="auto"/>
              <w:ind w:left="720"/>
            </w:pPr>
            <w:r w:rsidRPr="00EA4D5F">
              <w:lastRenderedPageBreak/>
              <w:t xml:space="preserve">b. </w:t>
            </w:r>
            <w:r w:rsidR="005359BA" w:rsidRPr="00EA4D5F">
              <w:t>Hay contenedores para la recolección y almacenamiento de residuos sólidos.</w:t>
            </w:r>
          </w:p>
          <w:p w14:paraId="000001C7" w14:textId="54EA5E77" w:rsidR="00BA5412" w:rsidRPr="00EA4D5F" w:rsidRDefault="002115D9">
            <w:pPr>
              <w:widowControl w:val="0"/>
              <w:spacing w:line="240" w:lineRule="auto"/>
              <w:rPr>
                <w:b/>
                <w:i/>
              </w:rPr>
            </w:pPr>
            <w:r w:rsidRPr="00EA4D5F">
              <w:rPr>
                <w:b/>
                <w:i/>
              </w:rPr>
              <w:t xml:space="preserve">Control de plagas </w:t>
            </w:r>
          </w:p>
          <w:p w14:paraId="0327D299" w14:textId="77777777" w:rsidR="005359BA" w:rsidRPr="00EA4D5F" w:rsidRDefault="002115D9" w:rsidP="001B7C41">
            <w:pPr>
              <w:widowControl w:val="0"/>
              <w:spacing w:line="240" w:lineRule="auto"/>
              <w:ind w:left="720"/>
            </w:pPr>
            <w:r w:rsidRPr="00EA4D5F">
              <w:t xml:space="preserve">a. </w:t>
            </w:r>
            <w:r w:rsidR="005359BA" w:rsidRPr="00EA4D5F">
              <w:t>Se implementan procedimientos integrales de control de plagas y roedores bajo la dirección de las autoridades sanitarias.</w:t>
            </w:r>
          </w:p>
          <w:p w14:paraId="000001C9" w14:textId="4ED7A45B" w:rsidR="00BA5412" w:rsidRPr="00EA4D5F" w:rsidRDefault="002115D9" w:rsidP="001B7C41">
            <w:pPr>
              <w:widowControl w:val="0"/>
              <w:spacing w:line="240" w:lineRule="auto"/>
              <w:ind w:left="720"/>
            </w:pPr>
            <w:r w:rsidRPr="00EA4D5F">
              <w:t xml:space="preserve">b. </w:t>
            </w:r>
            <w:r w:rsidR="00204C93" w:rsidRPr="00EA4D5F">
              <w:t xml:space="preserve">Los productos utilizados para el control de plagas y roedores no deben almacenarse en las fábricas de azúcar; tienen que ser ubicados en otro espacio. </w:t>
            </w:r>
          </w:p>
        </w:tc>
        <w:tc>
          <w:tcPr>
            <w:tcW w:w="3211" w:type="dxa"/>
            <w:shd w:val="clear" w:color="auto" w:fill="auto"/>
            <w:tcMar>
              <w:top w:w="100" w:type="dxa"/>
              <w:left w:w="100" w:type="dxa"/>
              <w:bottom w:w="100" w:type="dxa"/>
              <w:right w:w="100" w:type="dxa"/>
            </w:tcMar>
          </w:tcPr>
          <w:p w14:paraId="000001CA" w14:textId="644AFE71" w:rsidR="00BA5412" w:rsidRPr="00EA4D5F" w:rsidRDefault="002115D9">
            <w:pPr>
              <w:widowControl w:val="0"/>
              <w:spacing w:line="240" w:lineRule="auto"/>
            </w:pPr>
            <w:r w:rsidRPr="00EA4D5F">
              <w:lastRenderedPageBreak/>
              <w:t xml:space="preserve">¡Importante! </w:t>
            </w:r>
            <w:r w:rsidR="00386B50" w:rsidRPr="00EA4D5F">
              <w:t>L</w:t>
            </w:r>
            <w:r w:rsidRPr="00EA4D5F">
              <w:t xml:space="preserve">a buena disposición de residuos y el control de plagas. </w:t>
            </w:r>
          </w:p>
        </w:tc>
      </w:tr>
      <w:tr w:rsidR="00EA4D5F" w:rsidRPr="00EA4D5F" w14:paraId="2851F657" w14:textId="77777777">
        <w:tc>
          <w:tcPr>
            <w:tcW w:w="1118" w:type="dxa"/>
            <w:shd w:val="clear" w:color="auto" w:fill="auto"/>
            <w:tcMar>
              <w:top w:w="100" w:type="dxa"/>
              <w:left w:w="100" w:type="dxa"/>
              <w:bottom w:w="100" w:type="dxa"/>
              <w:right w:w="100" w:type="dxa"/>
            </w:tcMar>
          </w:tcPr>
          <w:p w14:paraId="000001CB" w14:textId="77777777" w:rsidR="00BA5412" w:rsidRPr="00EA4D5F" w:rsidRDefault="002115D9">
            <w:pPr>
              <w:widowControl w:val="0"/>
              <w:spacing w:line="240" w:lineRule="auto"/>
              <w:rPr>
                <w:b/>
              </w:rPr>
            </w:pPr>
            <w:r w:rsidRPr="00EA4D5F">
              <w:rPr>
                <w:b/>
              </w:rPr>
              <w:t>4</w:t>
            </w:r>
          </w:p>
        </w:tc>
        <w:tc>
          <w:tcPr>
            <w:tcW w:w="3546" w:type="dxa"/>
            <w:shd w:val="clear" w:color="auto" w:fill="auto"/>
            <w:tcMar>
              <w:top w:w="100" w:type="dxa"/>
              <w:left w:w="100" w:type="dxa"/>
              <w:bottom w:w="100" w:type="dxa"/>
              <w:right w:w="100" w:type="dxa"/>
            </w:tcMar>
          </w:tcPr>
          <w:p w14:paraId="000001CC" w14:textId="77777777" w:rsidR="00BA5412" w:rsidRPr="00EA4D5F" w:rsidRDefault="00000000">
            <w:pPr>
              <w:widowControl w:val="0"/>
              <w:spacing w:line="240" w:lineRule="auto"/>
            </w:pPr>
            <w:sdt>
              <w:sdtPr>
                <w:tag w:val="goog_rdk_32"/>
                <w:id w:val="289414388"/>
              </w:sdtPr>
              <w:sdtContent>
                <w:commentRangeStart w:id="45"/>
              </w:sdtContent>
            </w:sdt>
            <w:r w:rsidR="002115D9" w:rsidRPr="001179E1">
              <w:rPr>
                <w:noProof/>
              </w:rPr>
              <w:drawing>
                <wp:inline distT="0" distB="0" distL="0" distR="0" wp14:anchorId="74AA79DC" wp14:editId="4B11D17A">
                  <wp:extent cx="1820426" cy="1274298"/>
                  <wp:effectExtent l="0" t="0" r="0" b="0"/>
                  <wp:docPr id="18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5"/>
                          <a:srcRect/>
                          <a:stretch>
                            <a:fillRect/>
                          </a:stretch>
                        </pic:blipFill>
                        <pic:spPr>
                          <a:xfrm>
                            <a:off x="0" y="0"/>
                            <a:ext cx="1820426" cy="1274298"/>
                          </a:xfrm>
                          <a:prstGeom prst="rect">
                            <a:avLst/>
                          </a:prstGeom>
                          <a:ln/>
                        </pic:spPr>
                      </pic:pic>
                    </a:graphicData>
                  </a:graphic>
                </wp:inline>
              </w:drawing>
            </w:r>
            <w:commentRangeEnd w:id="45"/>
            <w:r w:rsidR="002115D9" w:rsidRPr="001179E1">
              <w:commentReference w:id="45"/>
            </w:r>
          </w:p>
        </w:tc>
        <w:tc>
          <w:tcPr>
            <w:tcW w:w="1693" w:type="dxa"/>
            <w:shd w:val="clear" w:color="auto" w:fill="auto"/>
            <w:tcMar>
              <w:top w:w="100" w:type="dxa"/>
              <w:left w:w="100" w:type="dxa"/>
              <w:bottom w:w="100" w:type="dxa"/>
              <w:right w:w="100" w:type="dxa"/>
            </w:tcMar>
          </w:tcPr>
          <w:p w14:paraId="000001CD" w14:textId="77777777" w:rsidR="00BA5412" w:rsidRPr="001179E1" w:rsidRDefault="002115D9">
            <w:pPr>
              <w:widowControl w:val="0"/>
              <w:spacing w:line="240" w:lineRule="auto"/>
            </w:pPr>
            <w:r w:rsidRPr="001179E1">
              <w:t>música de fondo</w:t>
            </w:r>
          </w:p>
        </w:tc>
        <w:tc>
          <w:tcPr>
            <w:tcW w:w="3844" w:type="dxa"/>
            <w:shd w:val="clear" w:color="auto" w:fill="auto"/>
            <w:tcMar>
              <w:top w:w="100" w:type="dxa"/>
              <w:left w:w="100" w:type="dxa"/>
              <w:bottom w:w="100" w:type="dxa"/>
              <w:right w:w="100" w:type="dxa"/>
            </w:tcMar>
          </w:tcPr>
          <w:p w14:paraId="000001CE" w14:textId="77777777" w:rsidR="00BA5412" w:rsidRPr="00EA4D5F" w:rsidRDefault="002115D9">
            <w:pPr>
              <w:widowControl w:val="0"/>
              <w:spacing w:line="240" w:lineRule="auto"/>
              <w:rPr>
                <w:b/>
                <w:i/>
              </w:rPr>
            </w:pPr>
            <w:bookmarkStart w:id="46" w:name="_heading=h.35nkun2" w:colFirst="0" w:colLast="0"/>
            <w:bookmarkEnd w:id="46"/>
            <w:r w:rsidRPr="00EA4D5F">
              <w:rPr>
                <w:b/>
                <w:i/>
              </w:rPr>
              <w:t xml:space="preserve">Condiciones del proceso de fabricación </w:t>
            </w:r>
          </w:p>
          <w:p w14:paraId="000001CF" w14:textId="77777777" w:rsidR="00BA5412" w:rsidRPr="00EA4D5F" w:rsidRDefault="002115D9" w:rsidP="001B7C41">
            <w:pPr>
              <w:widowControl w:val="0"/>
              <w:spacing w:line="240" w:lineRule="auto"/>
              <w:ind w:left="720"/>
            </w:pPr>
            <w:r w:rsidRPr="00EA4D5F">
              <w:t xml:space="preserve">a. El trapiche debe contar con los equipos, recipientes y utensilios que garanticen las buenas condiciones sanitarias en la elaboración de la panela incluyendo los molinos. </w:t>
            </w:r>
          </w:p>
          <w:p w14:paraId="78A248DC" w14:textId="77777777" w:rsidR="00204C93" w:rsidRPr="00EA4D5F" w:rsidRDefault="002115D9" w:rsidP="001B7C41">
            <w:pPr>
              <w:widowControl w:val="0"/>
              <w:spacing w:line="240" w:lineRule="auto"/>
              <w:ind w:left="720"/>
            </w:pPr>
            <w:r w:rsidRPr="00EA4D5F">
              <w:t xml:space="preserve">b. </w:t>
            </w:r>
            <w:r w:rsidR="00204C93" w:rsidRPr="00EA4D5F">
              <w:t>Para evitar la contaminación cruzada, el proceso de producción de los paneles debe realizarse secuencialmente.</w:t>
            </w:r>
          </w:p>
          <w:p w14:paraId="000001D1" w14:textId="29A9F82B" w:rsidR="00BA5412" w:rsidRPr="00EA4D5F" w:rsidRDefault="002115D9">
            <w:pPr>
              <w:widowControl w:val="0"/>
              <w:spacing w:line="240" w:lineRule="auto"/>
              <w:rPr>
                <w:b/>
                <w:i/>
              </w:rPr>
            </w:pPr>
            <w:r w:rsidRPr="00EA4D5F">
              <w:rPr>
                <w:b/>
                <w:i/>
              </w:rPr>
              <w:t xml:space="preserve">Sala de proceso </w:t>
            </w:r>
          </w:p>
          <w:p w14:paraId="000001D2" w14:textId="77777777" w:rsidR="00BA5412" w:rsidRPr="00EA4D5F" w:rsidRDefault="002115D9" w:rsidP="001B7C41">
            <w:pPr>
              <w:widowControl w:val="0"/>
              <w:spacing w:line="240" w:lineRule="auto"/>
              <w:ind w:left="720"/>
            </w:pPr>
            <w:r w:rsidRPr="00EA4D5F">
              <w:lastRenderedPageBreak/>
              <w:t xml:space="preserve">a. Las paredes, pisos, techos deben estar limpios, en buen estado, ser lavables y de fácil acceso para su limpieza y desinfección, no porosa, ni absorbente, sin perforaciones, sifones con rejillas adecuadas </w:t>
            </w:r>
          </w:p>
          <w:p w14:paraId="000001D3" w14:textId="77777777" w:rsidR="00BA5412" w:rsidRPr="00EA4D5F" w:rsidRDefault="002115D9" w:rsidP="001B7C41">
            <w:pPr>
              <w:widowControl w:val="0"/>
              <w:spacing w:line="240" w:lineRule="auto"/>
              <w:ind w:left="720"/>
            </w:pPr>
            <w:r w:rsidRPr="00EA4D5F">
              <w:t>b. Las áreas deben tener iluminación y ventilación adecuada.</w:t>
            </w:r>
          </w:p>
        </w:tc>
        <w:tc>
          <w:tcPr>
            <w:tcW w:w="3211" w:type="dxa"/>
            <w:shd w:val="clear" w:color="auto" w:fill="auto"/>
            <w:tcMar>
              <w:top w:w="100" w:type="dxa"/>
              <w:left w:w="100" w:type="dxa"/>
              <w:bottom w:w="100" w:type="dxa"/>
              <w:right w:w="100" w:type="dxa"/>
            </w:tcMar>
          </w:tcPr>
          <w:p w14:paraId="000001D4" w14:textId="1902BC68" w:rsidR="00BA5412" w:rsidRPr="00EA4D5F" w:rsidRDefault="00204C93">
            <w:pPr>
              <w:widowControl w:val="0"/>
              <w:spacing w:line="240" w:lineRule="auto"/>
            </w:pPr>
            <w:r w:rsidRPr="00EA4D5F">
              <w:lastRenderedPageBreak/>
              <w:t>Implementar procedimientos de limpieza y desinfección de áreas, equipos y suministros, incluyendo la concentración, preparación y uso según lo indiquen las autoridades sanitarias.</w:t>
            </w:r>
          </w:p>
        </w:tc>
      </w:tr>
      <w:tr w:rsidR="00EA4D5F" w:rsidRPr="00EA4D5F" w14:paraId="74EED20D" w14:textId="77777777">
        <w:tc>
          <w:tcPr>
            <w:tcW w:w="1118" w:type="dxa"/>
            <w:shd w:val="clear" w:color="auto" w:fill="auto"/>
            <w:tcMar>
              <w:top w:w="100" w:type="dxa"/>
              <w:left w:w="100" w:type="dxa"/>
              <w:bottom w:w="100" w:type="dxa"/>
              <w:right w:w="100" w:type="dxa"/>
            </w:tcMar>
          </w:tcPr>
          <w:p w14:paraId="000001D5" w14:textId="77777777" w:rsidR="00BA5412" w:rsidRPr="00EA4D5F" w:rsidRDefault="002115D9">
            <w:pPr>
              <w:widowControl w:val="0"/>
              <w:spacing w:line="240" w:lineRule="auto"/>
              <w:rPr>
                <w:b/>
              </w:rPr>
            </w:pPr>
            <w:r w:rsidRPr="00EA4D5F">
              <w:rPr>
                <w:b/>
              </w:rPr>
              <w:t>5</w:t>
            </w:r>
          </w:p>
        </w:tc>
        <w:tc>
          <w:tcPr>
            <w:tcW w:w="3546" w:type="dxa"/>
            <w:shd w:val="clear" w:color="auto" w:fill="auto"/>
            <w:tcMar>
              <w:top w:w="100" w:type="dxa"/>
              <w:left w:w="100" w:type="dxa"/>
              <w:bottom w:w="100" w:type="dxa"/>
              <w:right w:w="100" w:type="dxa"/>
            </w:tcMar>
          </w:tcPr>
          <w:p w14:paraId="000001D6" w14:textId="77777777" w:rsidR="00BA5412" w:rsidRPr="00EA4D5F" w:rsidRDefault="00000000">
            <w:pPr>
              <w:widowControl w:val="0"/>
              <w:spacing w:line="240" w:lineRule="auto"/>
            </w:pPr>
            <w:sdt>
              <w:sdtPr>
                <w:tag w:val="goog_rdk_33"/>
                <w:id w:val="-691536710"/>
              </w:sdtPr>
              <w:sdtContent>
                <w:commentRangeStart w:id="47"/>
              </w:sdtContent>
            </w:sdt>
            <w:r w:rsidR="002115D9" w:rsidRPr="001179E1">
              <w:rPr>
                <w:noProof/>
              </w:rPr>
              <w:drawing>
                <wp:inline distT="0" distB="0" distL="0" distR="0" wp14:anchorId="059E062C" wp14:editId="1A5F7917">
                  <wp:extent cx="1799945" cy="1259961"/>
                  <wp:effectExtent l="0" t="0" r="0" b="0"/>
                  <wp:docPr id="18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6"/>
                          <a:srcRect/>
                          <a:stretch>
                            <a:fillRect/>
                          </a:stretch>
                        </pic:blipFill>
                        <pic:spPr>
                          <a:xfrm>
                            <a:off x="0" y="0"/>
                            <a:ext cx="1799945" cy="1259961"/>
                          </a:xfrm>
                          <a:prstGeom prst="rect">
                            <a:avLst/>
                          </a:prstGeom>
                          <a:ln/>
                        </pic:spPr>
                      </pic:pic>
                    </a:graphicData>
                  </a:graphic>
                </wp:inline>
              </w:drawing>
            </w:r>
            <w:commentRangeEnd w:id="47"/>
            <w:r w:rsidR="002115D9" w:rsidRPr="001179E1">
              <w:commentReference w:id="47"/>
            </w:r>
          </w:p>
        </w:tc>
        <w:tc>
          <w:tcPr>
            <w:tcW w:w="1693" w:type="dxa"/>
            <w:shd w:val="clear" w:color="auto" w:fill="auto"/>
            <w:tcMar>
              <w:top w:w="100" w:type="dxa"/>
              <w:left w:w="100" w:type="dxa"/>
              <w:bottom w:w="100" w:type="dxa"/>
              <w:right w:w="100" w:type="dxa"/>
            </w:tcMar>
          </w:tcPr>
          <w:p w14:paraId="000001D7" w14:textId="77777777" w:rsidR="00BA5412" w:rsidRPr="001179E1" w:rsidRDefault="002115D9">
            <w:pPr>
              <w:widowControl w:val="0"/>
              <w:spacing w:line="240" w:lineRule="auto"/>
            </w:pPr>
            <w:r w:rsidRPr="001179E1">
              <w:t>música de fondo</w:t>
            </w:r>
          </w:p>
        </w:tc>
        <w:tc>
          <w:tcPr>
            <w:tcW w:w="3844" w:type="dxa"/>
            <w:shd w:val="clear" w:color="auto" w:fill="auto"/>
            <w:tcMar>
              <w:top w:w="100" w:type="dxa"/>
              <w:left w:w="100" w:type="dxa"/>
              <w:bottom w:w="100" w:type="dxa"/>
              <w:right w:w="100" w:type="dxa"/>
            </w:tcMar>
          </w:tcPr>
          <w:p w14:paraId="000001D8" w14:textId="77777777" w:rsidR="00BA5412" w:rsidRPr="00EA4D5F" w:rsidRDefault="002115D9">
            <w:pPr>
              <w:widowControl w:val="0"/>
              <w:spacing w:line="240" w:lineRule="auto"/>
              <w:rPr>
                <w:b/>
                <w:i/>
              </w:rPr>
            </w:pPr>
            <w:bookmarkStart w:id="48" w:name="_heading=h.1ksv4uv" w:colFirst="0" w:colLast="0"/>
            <w:bookmarkEnd w:id="48"/>
            <w:r w:rsidRPr="00EA4D5F">
              <w:rPr>
                <w:b/>
                <w:i/>
              </w:rPr>
              <w:t xml:space="preserve">Materias primas e insumos </w:t>
            </w:r>
          </w:p>
          <w:p w14:paraId="5D25EE9B" w14:textId="77777777" w:rsidR="00204C93" w:rsidRPr="00EA4D5F" w:rsidRDefault="00204C93">
            <w:pPr>
              <w:widowControl w:val="0"/>
              <w:spacing w:line="240" w:lineRule="auto"/>
            </w:pPr>
            <w:r w:rsidRPr="00EA4D5F">
              <w:t>Las materias primas y los suministros deben almacenarse en áreas separadas, etiquetadas e identificadas en condiciones sanitarias adecuadas.</w:t>
            </w:r>
          </w:p>
          <w:p w14:paraId="000001DA" w14:textId="568C3DA6" w:rsidR="00BA5412" w:rsidRPr="00EA4D5F" w:rsidRDefault="002115D9">
            <w:pPr>
              <w:widowControl w:val="0"/>
              <w:spacing w:line="240" w:lineRule="auto"/>
              <w:rPr>
                <w:b/>
                <w:i/>
              </w:rPr>
            </w:pPr>
            <w:r w:rsidRPr="00EA4D5F">
              <w:rPr>
                <w:b/>
                <w:i/>
              </w:rPr>
              <w:t xml:space="preserve">Empaque y embalaje </w:t>
            </w:r>
          </w:p>
          <w:p w14:paraId="266A36C5" w14:textId="77777777" w:rsidR="00F43038" w:rsidRPr="00EA4D5F" w:rsidRDefault="00F43038">
            <w:pPr>
              <w:widowControl w:val="0"/>
              <w:spacing w:line="240" w:lineRule="auto"/>
            </w:pPr>
            <w:r w:rsidRPr="00EA4D5F">
              <w:t>El embalaje debe realizarse en buenas condiciones higiénicas para evitar la contaminación de las panelas.</w:t>
            </w:r>
          </w:p>
          <w:p w14:paraId="000001DC" w14:textId="3B4A2495" w:rsidR="00BA5412" w:rsidRPr="00EA4D5F" w:rsidRDefault="002115D9">
            <w:pPr>
              <w:widowControl w:val="0"/>
              <w:spacing w:line="240" w:lineRule="auto"/>
              <w:rPr>
                <w:b/>
                <w:i/>
              </w:rPr>
            </w:pPr>
            <w:r w:rsidRPr="00EA4D5F">
              <w:rPr>
                <w:b/>
                <w:i/>
              </w:rPr>
              <w:t xml:space="preserve">Almacenamiento </w:t>
            </w:r>
          </w:p>
          <w:p w14:paraId="7C096AE6" w14:textId="6BF46C88" w:rsidR="00F43038" w:rsidRPr="00EA4D5F" w:rsidRDefault="002115D9" w:rsidP="001B7C41">
            <w:pPr>
              <w:widowControl w:val="0"/>
              <w:spacing w:line="240" w:lineRule="auto"/>
              <w:ind w:left="720"/>
            </w:pPr>
            <w:r w:rsidRPr="00EA4D5F">
              <w:t xml:space="preserve">a. </w:t>
            </w:r>
            <w:r w:rsidR="00F43038" w:rsidRPr="00EA4D5F">
              <w:t>Debe apilarse de forma ordenada</w:t>
            </w:r>
            <w:r w:rsidR="00235B18" w:rsidRPr="00EA4D5F">
              <w:t>mente en pilas</w:t>
            </w:r>
            <w:r w:rsidR="00F43038" w:rsidRPr="00EA4D5F">
              <w:t xml:space="preserve"> o </w:t>
            </w:r>
            <w:r w:rsidR="00235B18" w:rsidRPr="00EA4D5F">
              <w:t>sobre estibas, con adecuada separación</w:t>
            </w:r>
            <w:r w:rsidR="00F43038" w:rsidRPr="00EA4D5F">
              <w:t xml:space="preserve"> entre las paredes y el suelo.</w:t>
            </w:r>
          </w:p>
          <w:p w14:paraId="000001DE" w14:textId="49311BEF" w:rsidR="00BA5412" w:rsidRPr="00EA4D5F" w:rsidRDefault="002115D9" w:rsidP="001B7C41">
            <w:pPr>
              <w:widowControl w:val="0"/>
              <w:spacing w:line="240" w:lineRule="auto"/>
              <w:ind w:left="720"/>
            </w:pPr>
            <w:r w:rsidRPr="00EA4D5F">
              <w:t xml:space="preserve">b. El almacenamiento se debe realizar en condiciones adecuadas de temperatura, </w:t>
            </w:r>
            <w:r w:rsidRPr="00EA4D5F">
              <w:lastRenderedPageBreak/>
              <w:t xml:space="preserve">humedad y circulación del aire. </w:t>
            </w:r>
          </w:p>
        </w:tc>
        <w:tc>
          <w:tcPr>
            <w:tcW w:w="3211" w:type="dxa"/>
            <w:shd w:val="clear" w:color="auto" w:fill="auto"/>
            <w:tcMar>
              <w:top w:w="100" w:type="dxa"/>
              <w:left w:w="100" w:type="dxa"/>
              <w:bottom w:w="100" w:type="dxa"/>
              <w:right w:w="100" w:type="dxa"/>
            </w:tcMar>
          </w:tcPr>
          <w:p w14:paraId="000001DF" w14:textId="77777777" w:rsidR="00BA5412" w:rsidRPr="00EA4D5F" w:rsidRDefault="002115D9">
            <w:pPr>
              <w:widowControl w:val="0"/>
              <w:spacing w:line="240" w:lineRule="auto"/>
            </w:pPr>
            <w:r w:rsidRPr="00EA4D5F">
              <w:lastRenderedPageBreak/>
              <w:t xml:space="preserve">Tener conocimiento de las buenas prácticas de manufactura. </w:t>
            </w:r>
          </w:p>
        </w:tc>
      </w:tr>
      <w:tr w:rsidR="00EA4D5F" w:rsidRPr="00EA4D5F" w14:paraId="08FD30F1" w14:textId="77777777">
        <w:trPr>
          <w:trHeight w:val="420"/>
        </w:trPr>
        <w:tc>
          <w:tcPr>
            <w:tcW w:w="1118" w:type="dxa"/>
            <w:shd w:val="clear" w:color="auto" w:fill="auto"/>
            <w:tcMar>
              <w:top w:w="100" w:type="dxa"/>
              <w:left w:w="100" w:type="dxa"/>
              <w:bottom w:w="100" w:type="dxa"/>
              <w:right w:w="100" w:type="dxa"/>
            </w:tcMar>
          </w:tcPr>
          <w:p w14:paraId="000001E0" w14:textId="77777777" w:rsidR="00BA5412" w:rsidRPr="00EA4D5F" w:rsidRDefault="002115D9">
            <w:pPr>
              <w:widowControl w:val="0"/>
              <w:spacing w:line="240" w:lineRule="auto"/>
              <w:rPr>
                <w:b/>
              </w:rPr>
            </w:pPr>
            <w:r w:rsidRPr="00EA4D5F">
              <w:rPr>
                <w:b/>
              </w:rPr>
              <w:t>Nombre del archivo</w:t>
            </w:r>
          </w:p>
        </w:tc>
        <w:tc>
          <w:tcPr>
            <w:tcW w:w="9083" w:type="dxa"/>
            <w:gridSpan w:val="3"/>
            <w:shd w:val="clear" w:color="auto" w:fill="auto"/>
            <w:tcMar>
              <w:top w:w="100" w:type="dxa"/>
              <w:left w:w="100" w:type="dxa"/>
              <w:bottom w:w="100" w:type="dxa"/>
              <w:right w:w="100" w:type="dxa"/>
            </w:tcMar>
          </w:tcPr>
          <w:p w14:paraId="000001E1" w14:textId="77777777" w:rsidR="00BA5412" w:rsidRPr="00EA4D5F" w:rsidRDefault="002115D9">
            <w:pPr>
              <w:widowControl w:val="0"/>
              <w:spacing w:line="240" w:lineRule="auto"/>
              <w:rPr>
                <w:b/>
              </w:rPr>
            </w:pPr>
            <w:r w:rsidRPr="00EA4D5F">
              <w:t>635700_v2</w:t>
            </w:r>
          </w:p>
        </w:tc>
        <w:tc>
          <w:tcPr>
            <w:tcW w:w="3211" w:type="dxa"/>
            <w:shd w:val="clear" w:color="auto" w:fill="auto"/>
            <w:tcMar>
              <w:top w:w="100" w:type="dxa"/>
              <w:left w:w="100" w:type="dxa"/>
              <w:bottom w:w="100" w:type="dxa"/>
              <w:right w:w="100" w:type="dxa"/>
            </w:tcMar>
          </w:tcPr>
          <w:p w14:paraId="000001E4" w14:textId="77777777" w:rsidR="00BA5412" w:rsidRPr="001B7C41" w:rsidRDefault="00BA5412">
            <w:pPr>
              <w:widowControl w:val="0"/>
              <w:spacing w:line="240" w:lineRule="auto"/>
            </w:pPr>
          </w:p>
        </w:tc>
      </w:tr>
    </w:tbl>
    <w:p w14:paraId="000001E5" w14:textId="77777777" w:rsidR="00BA5412" w:rsidRPr="00EA4D5F" w:rsidRDefault="00BA5412"/>
    <w:p w14:paraId="000001E6" w14:textId="77777777" w:rsidR="00BA5412" w:rsidRPr="00EA4D5F" w:rsidRDefault="002115D9">
      <w:r w:rsidRPr="00EA4D5F">
        <w:t xml:space="preserve">Aseguramiento y control de calidad  </w:t>
      </w:r>
    </w:p>
    <w:tbl>
      <w:tblPr>
        <w:tblStyle w:val="af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EA4D5F" w:rsidRPr="00EA4D5F" w14:paraId="744B3689" w14:textId="77777777">
        <w:trPr>
          <w:trHeight w:val="444"/>
        </w:trPr>
        <w:tc>
          <w:tcPr>
            <w:tcW w:w="13422" w:type="dxa"/>
            <w:shd w:val="clear" w:color="auto" w:fill="8DB3E2"/>
          </w:tcPr>
          <w:p w14:paraId="000001E7" w14:textId="77777777" w:rsidR="00BA5412" w:rsidRPr="00EA4D5F" w:rsidRDefault="002115D9">
            <w:pPr>
              <w:pStyle w:val="Ttulo1"/>
              <w:jc w:val="center"/>
              <w:outlineLvl w:val="0"/>
              <w:rPr>
                <w:sz w:val="22"/>
                <w:szCs w:val="22"/>
              </w:rPr>
            </w:pPr>
            <w:r w:rsidRPr="00EA4D5F">
              <w:rPr>
                <w:sz w:val="22"/>
                <w:szCs w:val="22"/>
              </w:rPr>
              <w:t>Cuadro de texto</w:t>
            </w:r>
          </w:p>
        </w:tc>
      </w:tr>
      <w:tr w:rsidR="00EA4D5F" w:rsidRPr="00EA4D5F" w14:paraId="04780D53" w14:textId="77777777">
        <w:tc>
          <w:tcPr>
            <w:tcW w:w="13422" w:type="dxa"/>
          </w:tcPr>
          <w:p w14:paraId="000001E8" w14:textId="345E337E" w:rsidR="00BA5412" w:rsidRPr="00EA4D5F" w:rsidRDefault="00F43038">
            <w:r w:rsidRPr="00EA4D5F">
              <w:t>Todo procesamiento, empaque, almacenamiento, distribución, mercadeo y venta de panelas debe estar sujeto a controles de calidad y seguridad apropiados. Los programas de control de calidad y seguridad deben prevenir errores evitables y reducir los errores naturales o inevitables a un nivel que no represente un riesgo para la salud.</w:t>
            </w:r>
          </w:p>
        </w:tc>
      </w:tr>
    </w:tbl>
    <w:p w14:paraId="000001E9" w14:textId="77777777" w:rsidR="00BA5412" w:rsidRPr="00EA4D5F" w:rsidRDefault="00BA5412"/>
    <w:p w14:paraId="000001EA" w14:textId="77777777" w:rsidR="00BA5412" w:rsidRPr="00EA4D5F" w:rsidRDefault="002115D9">
      <w:r w:rsidRPr="00EA4D5F">
        <w:t xml:space="preserve">Sistema de Control  </w:t>
      </w:r>
    </w:p>
    <w:tbl>
      <w:tblPr>
        <w:tblStyle w:val="afff9"/>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EA4D5F" w:rsidRPr="00EA4D5F" w14:paraId="0CA3DDD5" w14:textId="77777777">
        <w:trPr>
          <w:trHeight w:val="580"/>
        </w:trPr>
        <w:tc>
          <w:tcPr>
            <w:tcW w:w="1534" w:type="dxa"/>
            <w:shd w:val="clear" w:color="auto" w:fill="C9DAF8"/>
            <w:tcMar>
              <w:top w:w="100" w:type="dxa"/>
              <w:left w:w="100" w:type="dxa"/>
              <w:bottom w:w="100" w:type="dxa"/>
              <w:right w:w="100" w:type="dxa"/>
            </w:tcMar>
          </w:tcPr>
          <w:p w14:paraId="000001EB" w14:textId="77777777" w:rsidR="00BA5412" w:rsidRPr="00EA4D5F" w:rsidRDefault="002115D9">
            <w:pPr>
              <w:widowControl w:val="0"/>
              <w:spacing w:line="240" w:lineRule="auto"/>
              <w:jc w:val="center"/>
              <w:rPr>
                <w:b/>
              </w:rPr>
            </w:pPr>
            <w:r w:rsidRPr="00EA4D5F">
              <w:rPr>
                <w:b/>
              </w:rPr>
              <w:t>Tipo de recurso</w:t>
            </w:r>
          </w:p>
        </w:tc>
        <w:tc>
          <w:tcPr>
            <w:tcW w:w="11878" w:type="dxa"/>
            <w:gridSpan w:val="2"/>
            <w:shd w:val="clear" w:color="auto" w:fill="C9DAF8"/>
            <w:tcMar>
              <w:top w:w="100" w:type="dxa"/>
              <w:left w:w="100" w:type="dxa"/>
              <w:bottom w:w="100" w:type="dxa"/>
              <w:right w:w="100" w:type="dxa"/>
            </w:tcMar>
          </w:tcPr>
          <w:p w14:paraId="000001EC" w14:textId="77777777" w:rsidR="00BA5412" w:rsidRPr="00EA4D5F" w:rsidRDefault="002115D9">
            <w:pPr>
              <w:pStyle w:val="Ttulo"/>
              <w:widowControl w:val="0"/>
              <w:spacing w:line="240" w:lineRule="auto"/>
              <w:jc w:val="center"/>
              <w:rPr>
                <w:sz w:val="22"/>
                <w:szCs w:val="22"/>
              </w:rPr>
            </w:pPr>
            <w:r w:rsidRPr="00EA4D5F">
              <w:rPr>
                <w:sz w:val="22"/>
                <w:szCs w:val="22"/>
              </w:rPr>
              <w:t>Carrusel de tarjetas</w:t>
            </w:r>
          </w:p>
        </w:tc>
      </w:tr>
      <w:tr w:rsidR="00EA4D5F" w:rsidRPr="00EA4D5F" w14:paraId="0581DC18" w14:textId="77777777">
        <w:trPr>
          <w:trHeight w:val="420"/>
        </w:trPr>
        <w:tc>
          <w:tcPr>
            <w:tcW w:w="1534" w:type="dxa"/>
            <w:shd w:val="clear" w:color="auto" w:fill="auto"/>
            <w:tcMar>
              <w:top w:w="100" w:type="dxa"/>
              <w:left w:w="100" w:type="dxa"/>
              <w:bottom w:w="100" w:type="dxa"/>
              <w:right w:w="100" w:type="dxa"/>
            </w:tcMar>
          </w:tcPr>
          <w:p w14:paraId="000001EE" w14:textId="77777777" w:rsidR="00BA5412" w:rsidRPr="00EA4D5F" w:rsidRDefault="002115D9">
            <w:pPr>
              <w:widowControl w:val="0"/>
              <w:spacing w:line="240" w:lineRule="auto"/>
              <w:rPr>
                <w:b/>
              </w:rPr>
            </w:pPr>
            <w:r w:rsidRPr="00EA4D5F">
              <w:rPr>
                <w:b/>
              </w:rPr>
              <w:t>Introducción</w:t>
            </w:r>
          </w:p>
        </w:tc>
        <w:tc>
          <w:tcPr>
            <w:tcW w:w="11878" w:type="dxa"/>
            <w:gridSpan w:val="2"/>
            <w:shd w:val="clear" w:color="auto" w:fill="auto"/>
            <w:tcMar>
              <w:top w:w="100" w:type="dxa"/>
              <w:left w:w="100" w:type="dxa"/>
              <w:bottom w:w="100" w:type="dxa"/>
              <w:right w:w="100" w:type="dxa"/>
            </w:tcMar>
          </w:tcPr>
          <w:p w14:paraId="000001EF" w14:textId="64453BD3" w:rsidR="00BA5412" w:rsidRPr="001B7C41" w:rsidRDefault="00A95B99">
            <w:pPr>
              <w:widowControl w:val="0"/>
              <w:spacing w:line="240" w:lineRule="auto"/>
            </w:pPr>
            <w:r w:rsidRPr="00EA4D5F">
              <w:t xml:space="preserve">La implementación del </w:t>
            </w:r>
            <w:r w:rsidR="00F87668" w:rsidRPr="00EA4D5F">
              <w:t>procedimiento</w:t>
            </w:r>
            <w:r w:rsidRPr="00EA4D5F">
              <w:t xml:space="preserve"> de control asegura la mejora continua en todas las </w:t>
            </w:r>
            <w:r w:rsidR="00F87668" w:rsidRPr="00EA4D5F">
              <w:t>fases</w:t>
            </w:r>
            <w:r w:rsidRPr="00EA4D5F">
              <w:t xml:space="preserve"> de la </w:t>
            </w:r>
            <w:r w:rsidR="00F87668" w:rsidRPr="00EA4D5F">
              <w:t>fabricación</w:t>
            </w:r>
            <w:r w:rsidRPr="00EA4D5F">
              <w:t xml:space="preserve"> de panela.</w:t>
            </w:r>
          </w:p>
        </w:tc>
      </w:tr>
      <w:tr w:rsidR="00EA4D5F" w:rsidRPr="00EA4D5F" w14:paraId="43E7A08F" w14:textId="77777777">
        <w:trPr>
          <w:trHeight w:val="420"/>
        </w:trPr>
        <w:tc>
          <w:tcPr>
            <w:tcW w:w="13412" w:type="dxa"/>
            <w:gridSpan w:val="3"/>
            <w:shd w:val="clear" w:color="auto" w:fill="auto"/>
            <w:tcMar>
              <w:top w:w="100" w:type="dxa"/>
              <w:left w:w="100" w:type="dxa"/>
              <w:bottom w:w="100" w:type="dxa"/>
              <w:right w:w="100" w:type="dxa"/>
            </w:tcMar>
          </w:tcPr>
          <w:p w14:paraId="000001F1" w14:textId="77777777" w:rsidR="00BA5412" w:rsidRPr="001B7C41" w:rsidRDefault="00BA5412">
            <w:pPr>
              <w:widowControl w:val="0"/>
              <w:spacing w:line="240" w:lineRule="auto"/>
            </w:pPr>
          </w:p>
          <w:p w14:paraId="000001F2" w14:textId="77777777" w:rsidR="00BA5412" w:rsidRPr="00EA4D5F" w:rsidRDefault="00000000">
            <w:pPr>
              <w:widowControl w:val="0"/>
              <w:spacing w:line="240" w:lineRule="auto"/>
              <w:jc w:val="center"/>
            </w:pPr>
            <w:sdt>
              <w:sdtPr>
                <w:tag w:val="goog_rdk_34"/>
                <w:id w:val="-1010211220"/>
              </w:sdtPr>
              <w:sdtContent>
                <w:commentRangeStart w:id="49"/>
              </w:sdtContent>
            </w:sdt>
            <w:r w:rsidR="002115D9" w:rsidRPr="001179E1">
              <w:rPr>
                <w:noProof/>
              </w:rPr>
              <w:drawing>
                <wp:inline distT="0" distB="0" distL="0" distR="0" wp14:anchorId="5BB5162F" wp14:editId="4D20F712">
                  <wp:extent cx="3376349" cy="2430971"/>
                  <wp:effectExtent l="0" t="0" r="0" b="0"/>
                  <wp:docPr id="19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7"/>
                          <a:srcRect/>
                          <a:stretch>
                            <a:fillRect/>
                          </a:stretch>
                        </pic:blipFill>
                        <pic:spPr>
                          <a:xfrm>
                            <a:off x="0" y="0"/>
                            <a:ext cx="3376349" cy="2430971"/>
                          </a:xfrm>
                          <a:prstGeom prst="rect">
                            <a:avLst/>
                          </a:prstGeom>
                          <a:ln/>
                        </pic:spPr>
                      </pic:pic>
                    </a:graphicData>
                  </a:graphic>
                </wp:inline>
              </w:drawing>
            </w:r>
            <w:commentRangeEnd w:id="49"/>
            <w:r w:rsidR="002115D9" w:rsidRPr="002C4840">
              <w:commentReference w:id="49"/>
            </w:r>
          </w:p>
          <w:p w14:paraId="000001F3" w14:textId="77777777" w:rsidR="00BA5412" w:rsidRPr="002C4840" w:rsidRDefault="002115D9">
            <w:pPr>
              <w:widowControl w:val="0"/>
              <w:spacing w:line="240" w:lineRule="auto"/>
              <w:rPr>
                <w:b/>
              </w:rPr>
            </w:pPr>
            <w:r w:rsidRPr="001179E1">
              <w:rPr>
                <w:b/>
              </w:rPr>
              <w:t xml:space="preserve">Imagen: </w:t>
            </w:r>
            <w:r w:rsidRPr="001179E1">
              <w:t>635700_i23</w:t>
            </w:r>
          </w:p>
        </w:tc>
      </w:tr>
      <w:tr w:rsidR="00EA4D5F" w:rsidRPr="00EA4D5F" w14:paraId="2F886EE6" w14:textId="77777777">
        <w:trPr>
          <w:trHeight w:val="420"/>
        </w:trPr>
        <w:tc>
          <w:tcPr>
            <w:tcW w:w="8476" w:type="dxa"/>
            <w:gridSpan w:val="2"/>
            <w:shd w:val="clear" w:color="auto" w:fill="auto"/>
            <w:tcMar>
              <w:top w:w="100" w:type="dxa"/>
              <w:left w:w="100" w:type="dxa"/>
              <w:bottom w:w="100" w:type="dxa"/>
              <w:right w:w="100" w:type="dxa"/>
            </w:tcMar>
          </w:tcPr>
          <w:p w14:paraId="6614B8F1" w14:textId="77777777" w:rsidR="009B3894" w:rsidRPr="00EA4D5F" w:rsidRDefault="009B3894" w:rsidP="009B3894">
            <w:pPr>
              <w:shd w:val="clear" w:color="auto" w:fill="FFFFFF"/>
              <w:spacing w:line="240" w:lineRule="auto"/>
              <w:rPr>
                <w:b/>
              </w:rPr>
            </w:pPr>
            <w:bookmarkStart w:id="50" w:name="_heading=h.44sinio" w:colFirst="0" w:colLast="0"/>
            <w:bookmarkEnd w:id="50"/>
            <w:r w:rsidRPr="00EA4D5F">
              <w:rPr>
                <w:b/>
              </w:rPr>
              <w:lastRenderedPageBreak/>
              <w:t>Sistema de Control</w:t>
            </w:r>
          </w:p>
          <w:p w14:paraId="291C73A7" w14:textId="4E296AD3" w:rsidR="00A95B99" w:rsidRPr="00EA4D5F" w:rsidRDefault="00A95B99" w:rsidP="009B3894">
            <w:pPr>
              <w:shd w:val="clear" w:color="auto" w:fill="FFFFFF"/>
              <w:spacing w:line="240" w:lineRule="auto"/>
              <w:rPr>
                <w:bCs/>
              </w:rPr>
            </w:pPr>
            <w:r w:rsidRPr="00EA4D5F">
              <w:rPr>
                <w:bCs/>
              </w:rPr>
              <w:t>Un ingenio azucarero debe contar con un sistema preventivo de aseguramiento y control de calidad que abarque todas las etapas desde la compra de materias primas hasta la distribución de los productos terminados</w:t>
            </w:r>
            <w:r w:rsidR="009E43F6" w:rsidRPr="00EA4D5F">
              <w:rPr>
                <w:bCs/>
              </w:rPr>
              <w:t>;</w:t>
            </w:r>
            <w:r w:rsidRPr="00EA4D5F">
              <w:rPr>
                <w:bCs/>
              </w:rPr>
              <w:t xml:space="preserve"> </w:t>
            </w:r>
            <w:r w:rsidR="009E43F6" w:rsidRPr="00EA4D5F">
              <w:rPr>
                <w:bCs/>
              </w:rPr>
              <w:t>incluye</w:t>
            </w:r>
            <w:r w:rsidRPr="00EA4D5F">
              <w:rPr>
                <w:bCs/>
              </w:rPr>
              <w:t>:</w:t>
            </w:r>
          </w:p>
          <w:p w14:paraId="7D5DE1F5" w14:textId="735FF7A5" w:rsidR="009B3894" w:rsidRPr="00EA4D5F" w:rsidRDefault="009B3894" w:rsidP="009B3894">
            <w:pPr>
              <w:shd w:val="clear" w:color="auto" w:fill="FFFFFF"/>
              <w:spacing w:line="240" w:lineRule="auto"/>
              <w:rPr>
                <w:bCs/>
              </w:rPr>
            </w:pPr>
            <w:r w:rsidRPr="00EA4D5F">
              <w:rPr>
                <w:bCs/>
              </w:rPr>
              <w:t xml:space="preserve">1. </w:t>
            </w:r>
            <w:r w:rsidR="00F87668" w:rsidRPr="00EA4D5F">
              <w:rPr>
                <w:bCs/>
              </w:rPr>
              <w:t>Descripciones</w:t>
            </w:r>
            <w:r w:rsidRPr="00EA4D5F">
              <w:rPr>
                <w:bCs/>
              </w:rPr>
              <w:t xml:space="preserve"> sobre las materias primas y productos terminados. </w:t>
            </w:r>
          </w:p>
          <w:p w14:paraId="000001F9" w14:textId="48B82DF7" w:rsidR="00BA5412" w:rsidRPr="00EA4D5F" w:rsidRDefault="009B3894" w:rsidP="009B3894">
            <w:pPr>
              <w:shd w:val="clear" w:color="auto" w:fill="FFFFFF"/>
              <w:spacing w:line="240" w:lineRule="auto"/>
              <w:jc w:val="both"/>
            </w:pPr>
            <w:r w:rsidRPr="00EA4D5F">
              <w:rPr>
                <w:bCs/>
              </w:rPr>
              <w:t xml:space="preserve">2. </w:t>
            </w:r>
            <w:r w:rsidR="00F87668" w:rsidRPr="00EA4D5F">
              <w:rPr>
                <w:bCs/>
              </w:rPr>
              <w:t>Protocolo</w:t>
            </w:r>
            <w:r w:rsidRPr="00EA4D5F">
              <w:rPr>
                <w:bCs/>
              </w:rPr>
              <w:t xml:space="preserve"> sobre el trapiche, equipos y proceso.</w:t>
            </w:r>
          </w:p>
        </w:tc>
        <w:tc>
          <w:tcPr>
            <w:tcW w:w="4936" w:type="dxa"/>
            <w:shd w:val="clear" w:color="auto" w:fill="auto"/>
            <w:tcMar>
              <w:top w:w="100" w:type="dxa"/>
              <w:left w:w="100" w:type="dxa"/>
              <w:bottom w:w="100" w:type="dxa"/>
              <w:right w:w="100" w:type="dxa"/>
            </w:tcMar>
          </w:tcPr>
          <w:p w14:paraId="000001FB" w14:textId="77777777" w:rsidR="00BA5412" w:rsidRPr="00EA4D5F" w:rsidRDefault="00000000">
            <w:pPr>
              <w:widowControl w:val="0"/>
              <w:spacing w:line="240" w:lineRule="auto"/>
            </w:pPr>
            <w:sdt>
              <w:sdtPr>
                <w:tag w:val="goog_rdk_35"/>
                <w:id w:val="1343127011"/>
              </w:sdtPr>
              <w:sdtContent>
                <w:commentRangeStart w:id="51"/>
              </w:sdtContent>
            </w:sdt>
            <w:r w:rsidR="002115D9" w:rsidRPr="001179E1">
              <w:rPr>
                <w:noProof/>
              </w:rPr>
              <w:drawing>
                <wp:inline distT="0" distB="0" distL="0" distR="0" wp14:anchorId="04B339E5" wp14:editId="6AC0BD30">
                  <wp:extent cx="781050" cy="781050"/>
                  <wp:effectExtent l="0" t="0" r="0" b="0"/>
                  <wp:docPr id="19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781050" cy="781050"/>
                          </a:xfrm>
                          <a:prstGeom prst="rect">
                            <a:avLst/>
                          </a:prstGeom>
                          <a:ln/>
                        </pic:spPr>
                      </pic:pic>
                    </a:graphicData>
                  </a:graphic>
                </wp:inline>
              </w:drawing>
            </w:r>
            <w:commentRangeEnd w:id="51"/>
            <w:r w:rsidR="002115D9" w:rsidRPr="002C4840">
              <w:commentReference w:id="51"/>
            </w:r>
          </w:p>
          <w:p w14:paraId="000001FC" w14:textId="77777777" w:rsidR="00BA5412" w:rsidRPr="002C4840" w:rsidRDefault="002115D9">
            <w:pPr>
              <w:widowControl w:val="0"/>
              <w:spacing w:line="240" w:lineRule="auto"/>
            </w:pPr>
            <w:r w:rsidRPr="001179E1">
              <w:rPr>
                <w:b/>
              </w:rPr>
              <w:t xml:space="preserve">Imagen: </w:t>
            </w:r>
            <w:r w:rsidRPr="001179E1">
              <w:t>635700_i24</w:t>
            </w:r>
          </w:p>
        </w:tc>
      </w:tr>
      <w:tr w:rsidR="00EA4D5F" w:rsidRPr="00EA4D5F" w14:paraId="6378DE5C" w14:textId="77777777">
        <w:trPr>
          <w:trHeight w:val="420"/>
        </w:trPr>
        <w:tc>
          <w:tcPr>
            <w:tcW w:w="8476" w:type="dxa"/>
            <w:gridSpan w:val="2"/>
            <w:shd w:val="clear" w:color="auto" w:fill="auto"/>
            <w:tcMar>
              <w:top w:w="100" w:type="dxa"/>
              <w:left w:w="100" w:type="dxa"/>
              <w:bottom w:w="100" w:type="dxa"/>
              <w:right w:w="100" w:type="dxa"/>
            </w:tcMar>
          </w:tcPr>
          <w:p w14:paraId="054EC815" w14:textId="77777777" w:rsidR="009B3894" w:rsidRPr="00EA4D5F" w:rsidRDefault="009B3894" w:rsidP="009B3894">
            <w:pPr>
              <w:widowControl w:val="0"/>
              <w:spacing w:line="240" w:lineRule="auto"/>
              <w:rPr>
                <w:b/>
              </w:rPr>
            </w:pPr>
            <w:r w:rsidRPr="00EA4D5F">
              <w:rPr>
                <w:b/>
              </w:rPr>
              <w:t>Requisitos de exportación de la panela, registro y vigilancia sanitarios</w:t>
            </w:r>
          </w:p>
          <w:p w14:paraId="000001FE" w14:textId="57AC1090" w:rsidR="00BA5412" w:rsidRPr="00EA4D5F" w:rsidRDefault="00A95B99" w:rsidP="009B3894">
            <w:pPr>
              <w:widowControl w:val="0"/>
              <w:spacing w:line="240" w:lineRule="auto"/>
              <w:rPr>
                <w:bCs/>
              </w:rPr>
            </w:pPr>
            <w:r w:rsidRPr="00EA4D5F">
              <w:rPr>
                <w:bCs/>
              </w:rPr>
              <w:t>L</w:t>
            </w:r>
            <w:r w:rsidR="00763B18" w:rsidRPr="00EA4D5F">
              <w:rPr>
                <w:bCs/>
              </w:rPr>
              <w:t>a</w:t>
            </w:r>
            <w:r w:rsidRPr="00EA4D5F">
              <w:rPr>
                <w:bCs/>
              </w:rPr>
              <w:t>s panel</w:t>
            </w:r>
            <w:r w:rsidR="00763B18" w:rsidRPr="00EA4D5F">
              <w:rPr>
                <w:bCs/>
              </w:rPr>
              <w:t>a</w:t>
            </w:r>
            <w:r w:rsidRPr="00EA4D5F">
              <w:rPr>
                <w:bCs/>
              </w:rPr>
              <w:t>s destinad</w:t>
            </w:r>
            <w:r w:rsidR="00763B18" w:rsidRPr="00EA4D5F">
              <w:rPr>
                <w:bCs/>
              </w:rPr>
              <w:t>a</w:t>
            </w:r>
            <w:r w:rsidRPr="00EA4D5F">
              <w:rPr>
                <w:bCs/>
              </w:rPr>
              <w:t>s a la exportación deben cumplir con las buenas prácticas de fabricación. Las buenas prácticas deben ser aprobadas por la autoridad sanitaria competente. El certificado de conformidad BPM tiene una validez de seis meses a partir de la fecha de emisión</w:t>
            </w:r>
            <w:r w:rsidR="00386B50">
              <w:rPr>
                <w:bCs/>
              </w:rPr>
              <w:t>,</w:t>
            </w:r>
            <w:r w:rsidR="00FD2BAD" w:rsidRPr="00EA4D5F">
              <w:rPr>
                <w:bCs/>
              </w:rPr>
              <w:t xml:space="preserve"> (Resolución 779 de 2006, Art. 15)</w:t>
            </w:r>
            <w:r w:rsidRPr="00EA4D5F">
              <w:rPr>
                <w:bCs/>
              </w:rPr>
              <w:t>.</w:t>
            </w:r>
          </w:p>
        </w:tc>
        <w:tc>
          <w:tcPr>
            <w:tcW w:w="4936" w:type="dxa"/>
            <w:shd w:val="clear" w:color="auto" w:fill="auto"/>
            <w:tcMar>
              <w:top w:w="100" w:type="dxa"/>
              <w:left w:w="100" w:type="dxa"/>
              <w:bottom w:w="100" w:type="dxa"/>
              <w:right w:w="100" w:type="dxa"/>
            </w:tcMar>
          </w:tcPr>
          <w:p w14:paraId="00000200" w14:textId="77777777" w:rsidR="00BA5412" w:rsidRPr="00EA4D5F" w:rsidRDefault="00000000">
            <w:pPr>
              <w:widowControl w:val="0"/>
              <w:spacing w:line="240" w:lineRule="auto"/>
            </w:pPr>
            <w:sdt>
              <w:sdtPr>
                <w:tag w:val="goog_rdk_36"/>
                <w:id w:val="1076245781"/>
              </w:sdtPr>
              <w:sdtContent>
                <w:commentRangeStart w:id="52"/>
              </w:sdtContent>
            </w:sdt>
            <w:r w:rsidR="002115D9" w:rsidRPr="001179E1">
              <w:rPr>
                <w:noProof/>
              </w:rPr>
              <w:drawing>
                <wp:inline distT="0" distB="0" distL="0" distR="0" wp14:anchorId="7F26C0B6" wp14:editId="0CBC0400">
                  <wp:extent cx="762000" cy="762000"/>
                  <wp:effectExtent l="0" t="0" r="0" b="0"/>
                  <wp:docPr id="1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762000" cy="762000"/>
                          </a:xfrm>
                          <a:prstGeom prst="rect">
                            <a:avLst/>
                          </a:prstGeom>
                          <a:ln/>
                        </pic:spPr>
                      </pic:pic>
                    </a:graphicData>
                  </a:graphic>
                </wp:inline>
              </w:drawing>
            </w:r>
            <w:commentRangeEnd w:id="52"/>
            <w:r w:rsidR="002115D9" w:rsidRPr="002C4840">
              <w:commentReference w:id="52"/>
            </w:r>
          </w:p>
          <w:p w14:paraId="00000201" w14:textId="77777777" w:rsidR="00BA5412" w:rsidRPr="002C4840" w:rsidRDefault="002115D9">
            <w:pPr>
              <w:widowControl w:val="0"/>
              <w:spacing w:line="240" w:lineRule="auto"/>
            </w:pPr>
            <w:r w:rsidRPr="001179E1">
              <w:rPr>
                <w:b/>
              </w:rPr>
              <w:t xml:space="preserve">Imagen: </w:t>
            </w:r>
            <w:r w:rsidRPr="001179E1">
              <w:t>635700_i25</w:t>
            </w:r>
          </w:p>
        </w:tc>
      </w:tr>
      <w:tr w:rsidR="00EA4D5F" w:rsidRPr="00EA4D5F" w14:paraId="7DA3F9D5" w14:textId="77777777">
        <w:trPr>
          <w:trHeight w:val="420"/>
        </w:trPr>
        <w:tc>
          <w:tcPr>
            <w:tcW w:w="8476" w:type="dxa"/>
            <w:gridSpan w:val="2"/>
            <w:shd w:val="clear" w:color="auto" w:fill="auto"/>
            <w:tcMar>
              <w:top w:w="100" w:type="dxa"/>
              <w:left w:w="100" w:type="dxa"/>
              <w:bottom w:w="100" w:type="dxa"/>
              <w:right w:w="100" w:type="dxa"/>
            </w:tcMar>
          </w:tcPr>
          <w:p w14:paraId="1FF983CF" w14:textId="77777777" w:rsidR="009B3894" w:rsidRPr="00EA4D5F" w:rsidRDefault="009B3894" w:rsidP="009B3894">
            <w:pPr>
              <w:widowControl w:val="0"/>
              <w:spacing w:line="240" w:lineRule="auto"/>
              <w:rPr>
                <w:b/>
              </w:rPr>
            </w:pPr>
            <w:r w:rsidRPr="00EA4D5F">
              <w:rPr>
                <w:b/>
              </w:rPr>
              <w:lastRenderedPageBreak/>
              <w:t>Registro Sanitario</w:t>
            </w:r>
          </w:p>
          <w:p w14:paraId="00000203" w14:textId="370820C1" w:rsidR="00BA5412" w:rsidRPr="00EA4D5F" w:rsidRDefault="00FD2BAD" w:rsidP="001B7C41">
            <w:pPr>
              <w:widowControl w:val="0"/>
              <w:spacing w:line="240" w:lineRule="auto"/>
              <w:ind w:left="720"/>
              <w:rPr>
                <w:bCs/>
              </w:rPr>
            </w:pPr>
            <w:r w:rsidRPr="00EA4D5F">
              <w:rPr>
                <w:bCs/>
              </w:rPr>
              <w:t>Las panelas a las cuales durante el proceso de producción se les haya adicionado saborizantes, deben obtener el registro sanitario al tenor de lo dispuesto en el artículo 41 del Decreto 3075 de 1997 y las disposiciones que lo modifiquen, adicionen o sustituyan</w:t>
            </w:r>
            <w:r w:rsidR="00386B50">
              <w:rPr>
                <w:bCs/>
              </w:rPr>
              <w:t>,</w:t>
            </w:r>
            <w:r w:rsidRPr="00EA4D5F">
              <w:rPr>
                <w:bCs/>
              </w:rPr>
              <w:t xml:space="preserve"> (Resolución 779 de 2006, Art. 16)</w:t>
            </w:r>
            <w:r w:rsidR="00A95B99" w:rsidRPr="00EA4D5F">
              <w:rPr>
                <w:bCs/>
              </w:rPr>
              <w:t>.</w:t>
            </w:r>
          </w:p>
        </w:tc>
        <w:tc>
          <w:tcPr>
            <w:tcW w:w="4936" w:type="dxa"/>
            <w:shd w:val="clear" w:color="auto" w:fill="auto"/>
            <w:tcMar>
              <w:top w:w="100" w:type="dxa"/>
              <w:left w:w="100" w:type="dxa"/>
              <w:bottom w:w="100" w:type="dxa"/>
              <w:right w:w="100" w:type="dxa"/>
            </w:tcMar>
          </w:tcPr>
          <w:p w14:paraId="00000205" w14:textId="77777777" w:rsidR="00BA5412" w:rsidRPr="00EA4D5F" w:rsidRDefault="00000000">
            <w:pPr>
              <w:widowControl w:val="0"/>
              <w:spacing w:line="240" w:lineRule="auto"/>
            </w:pPr>
            <w:sdt>
              <w:sdtPr>
                <w:tag w:val="goog_rdk_37"/>
                <w:id w:val="1575928362"/>
              </w:sdtPr>
              <w:sdtContent>
                <w:commentRangeStart w:id="53"/>
              </w:sdtContent>
            </w:sdt>
            <w:r w:rsidR="002115D9" w:rsidRPr="001B7C41">
              <w:rPr>
                <w:b/>
                <w:noProof/>
              </w:rPr>
              <w:drawing>
                <wp:inline distT="0" distB="0" distL="0" distR="0" wp14:anchorId="23F22D79" wp14:editId="1CC73AA6">
                  <wp:extent cx="695325" cy="695325"/>
                  <wp:effectExtent l="0" t="0" r="0" b="0"/>
                  <wp:docPr id="19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695325" cy="695325"/>
                          </a:xfrm>
                          <a:prstGeom prst="rect">
                            <a:avLst/>
                          </a:prstGeom>
                          <a:ln/>
                        </pic:spPr>
                      </pic:pic>
                    </a:graphicData>
                  </a:graphic>
                </wp:inline>
              </w:drawing>
            </w:r>
            <w:commentRangeEnd w:id="53"/>
            <w:r w:rsidR="002115D9" w:rsidRPr="00EA4D5F">
              <w:commentReference w:id="53"/>
            </w:r>
          </w:p>
          <w:p w14:paraId="00000206" w14:textId="77777777" w:rsidR="00BA5412" w:rsidRPr="00EA4D5F" w:rsidRDefault="002115D9">
            <w:pPr>
              <w:widowControl w:val="0"/>
              <w:spacing w:line="240" w:lineRule="auto"/>
            </w:pPr>
            <w:r w:rsidRPr="001179E1">
              <w:rPr>
                <w:b/>
              </w:rPr>
              <w:t xml:space="preserve">Imagen: </w:t>
            </w:r>
            <w:r w:rsidRPr="001179E1">
              <w:t>635700_i26</w:t>
            </w:r>
          </w:p>
        </w:tc>
      </w:tr>
      <w:tr w:rsidR="00EA4D5F" w:rsidRPr="00EA4D5F" w14:paraId="67D4FBB7" w14:textId="77777777">
        <w:trPr>
          <w:trHeight w:val="420"/>
        </w:trPr>
        <w:tc>
          <w:tcPr>
            <w:tcW w:w="8476" w:type="dxa"/>
            <w:gridSpan w:val="2"/>
            <w:shd w:val="clear" w:color="auto" w:fill="auto"/>
            <w:tcMar>
              <w:top w:w="100" w:type="dxa"/>
              <w:left w:w="100" w:type="dxa"/>
              <w:bottom w:w="100" w:type="dxa"/>
              <w:right w:w="100" w:type="dxa"/>
            </w:tcMar>
          </w:tcPr>
          <w:p w14:paraId="6DCFC70F" w14:textId="77777777" w:rsidR="009B3894" w:rsidRPr="00EA4D5F" w:rsidRDefault="009B3894" w:rsidP="009B3894">
            <w:pPr>
              <w:widowControl w:val="0"/>
              <w:spacing w:line="240" w:lineRule="auto"/>
              <w:rPr>
                <w:b/>
              </w:rPr>
            </w:pPr>
            <w:r w:rsidRPr="00EA4D5F">
              <w:rPr>
                <w:b/>
              </w:rPr>
              <w:t>Vigilancia y Control</w:t>
            </w:r>
          </w:p>
          <w:p w14:paraId="00000208" w14:textId="2BB357C9" w:rsidR="00BA5412" w:rsidRPr="00EA4D5F" w:rsidRDefault="00A95B99" w:rsidP="009B3894">
            <w:pPr>
              <w:widowControl w:val="0"/>
              <w:spacing w:line="240" w:lineRule="auto"/>
              <w:rPr>
                <w:bCs/>
              </w:rPr>
            </w:pPr>
            <w:r w:rsidRPr="00EA4D5F">
              <w:rPr>
                <w:bCs/>
              </w:rPr>
              <w:t>La Administración Nacional de Alimentos y Medicamentos Invima, en coordinación con el Servicio Territorial de Salud, realiza las funciones de inspección, vigilancia y control previstas en la Ley 715 de 2001, p</w:t>
            </w:r>
            <w:r w:rsidR="00F87668" w:rsidRPr="00EA4D5F">
              <w:rPr>
                <w:bCs/>
              </w:rPr>
              <w:t xml:space="preserve">or </w:t>
            </w:r>
            <w:r w:rsidRPr="00EA4D5F">
              <w:rPr>
                <w:bCs/>
              </w:rPr>
              <w:t>lo cual se pueden tomar medidas de seguridad</w:t>
            </w:r>
            <w:r w:rsidR="00F87668" w:rsidRPr="00EA4D5F">
              <w:rPr>
                <w:bCs/>
              </w:rPr>
              <w:t xml:space="preserve"> </w:t>
            </w:r>
            <w:r w:rsidRPr="00EA4D5F">
              <w:rPr>
                <w:bCs/>
              </w:rPr>
              <w:t xml:space="preserve">y </w:t>
            </w:r>
            <w:r w:rsidR="00F87668" w:rsidRPr="00EA4D5F">
              <w:rPr>
                <w:bCs/>
              </w:rPr>
              <w:t>destinar</w:t>
            </w:r>
            <w:r w:rsidRPr="00EA4D5F">
              <w:rPr>
                <w:bCs/>
              </w:rPr>
              <w:t xml:space="preserve"> las sanciones correspondientes.</w:t>
            </w:r>
          </w:p>
        </w:tc>
        <w:tc>
          <w:tcPr>
            <w:tcW w:w="4936" w:type="dxa"/>
            <w:shd w:val="clear" w:color="auto" w:fill="auto"/>
            <w:tcMar>
              <w:top w:w="100" w:type="dxa"/>
              <w:left w:w="100" w:type="dxa"/>
              <w:bottom w:w="100" w:type="dxa"/>
              <w:right w:w="100" w:type="dxa"/>
            </w:tcMar>
          </w:tcPr>
          <w:p w14:paraId="0000020A" w14:textId="77777777" w:rsidR="00BA5412" w:rsidRPr="00EA4D5F" w:rsidRDefault="00000000">
            <w:pPr>
              <w:widowControl w:val="0"/>
              <w:spacing w:line="240" w:lineRule="auto"/>
            </w:pPr>
            <w:sdt>
              <w:sdtPr>
                <w:tag w:val="goog_rdk_38"/>
                <w:id w:val="761806729"/>
              </w:sdtPr>
              <w:sdtContent>
                <w:commentRangeStart w:id="54"/>
              </w:sdtContent>
            </w:sdt>
            <w:r w:rsidR="002115D9" w:rsidRPr="001B7C41">
              <w:rPr>
                <w:b/>
                <w:noProof/>
              </w:rPr>
              <w:drawing>
                <wp:inline distT="0" distB="0" distL="0" distR="0" wp14:anchorId="2221B4EB" wp14:editId="02266135">
                  <wp:extent cx="781050" cy="781050"/>
                  <wp:effectExtent l="0" t="0" r="0" b="0"/>
                  <wp:docPr id="1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781050" cy="781050"/>
                          </a:xfrm>
                          <a:prstGeom prst="rect">
                            <a:avLst/>
                          </a:prstGeom>
                          <a:ln/>
                        </pic:spPr>
                      </pic:pic>
                    </a:graphicData>
                  </a:graphic>
                </wp:inline>
              </w:drawing>
            </w:r>
            <w:commentRangeEnd w:id="54"/>
            <w:r w:rsidR="002115D9" w:rsidRPr="00EA4D5F">
              <w:commentReference w:id="54"/>
            </w:r>
          </w:p>
          <w:p w14:paraId="0000020B" w14:textId="77777777" w:rsidR="00BA5412" w:rsidRPr="00EA4D5F" w:rsidRDefault="002115D9">
            <w:pPr>
              <w:widowControl w:val="0"/>
              <w:spacing w:line="240" w:lineRule="auto"/>
            </w:pPr>
            <w:r w:rsidRPr="001179E1">
              <w:rPr>
                <w:b/>
              </w:rPr>
              <w:t xml:space="preserve">Imagen: </w:t>
            </w:r>
            <w:r w:rsidRPr="001179E1">
              <w:t>635700_i27</w:t>
            </w:r>
          </w:p>
        </w:tc>
      </w:tr>
      <w:tr w:rsidR="00EA4D5F" w:rsidRPr="00EA4D5F" w14:paraId="1AE2CE80" w14:textId="77777777">
        <w:trPr>
          <w:trHeight w:val="420"/>
        </w:trPr>
        <w:tc>
          <w:tcPr>
            <w:tcW w:w="8476" w:type="dxa"/>
            <w:gridSpan w:val="2"/>
            <w:shd w:val="clear" w:color="auto" w:fill="auto"/>
            <w:tcMar>
              <w:top w:w="100" w:type="dxa"/>
              <w:left w:w="100" w:type="dxa"/>
              <w:bottom w:w="100" w:type="dxa"/>
              <w:right w:w="100" w:type="dxa"/>
            </w:tcMar>
          </w:tcPr>
          <w:p w14:paraId="34A8D5BE" w14:textId="77777777" w:rsidR="009B3894" w:rsidRPr="00EA4D5F" w:rsidRDefault="009B3894" w:rsidP="009B3894">
            <w:pPr>
              <w:widowControl w:val="0"/>
              <w:spacing w:line="240" w:lineRule="auto"/>
              <w:rPr>
                <w:b/>
              </w:rPr>
            </w:pPr>
            <w:r w:rsidRPr="00EA4D5F">
              <w:rPr>
                <w:b/>
              </w:rPr>
              <w:t>Visitas de inspección</w:t>
            </w:r>
          </w:p>
          <w:p w14:paraId="0000020D" w14:textId="50F4875A" w:rsidR="00BA5412" w:rsidRPr="00EA4D5F" w:rsidRDefault="00A95B99" w:rsidP="009B3894">
            <w:pPr>
              <w:widowControl w:val="0"/>
              <w:spacing w:line="240" w:lineRule="auto"/>
              <w:rPr>
                <w:bCs/>
              </w:rPr>
            </w:pPr>
            <w:r w:rsidRPr="00EA4D5F">
              <w:rPr>
                <w:bCs/>
              </w:rPr>
              <w:t>La autoridad sanitaria deberá realizar dos (2) inspecciones anuales a los ingenios azucareros para verificar las condiciones higiénicas especificadas en los reglamentos técnicos.</w:t>
            </w:r>
          </w:p>
        </w:tc>
        <w:tc>
          <w:tcPr>
            <w:tcW w:w="4936" w:type="dxa"/>
            <w:shd w:val="clear" w:color="auto" w:fill="auto"/>
            <w:tcMar>
              <w:top w:w="100" w:type="dxa"/>
              <w:left w:w="100" w:type="dxa"/>
              <w:bottom w:w="100" w:type="dxa"/>
              <w:right w:w="100" w:type="dxa"/>
            </w:tcMar>
          </w:tcPr>
          <w:p w14:paraId="0000020F" w14:textId="77777777" w:rsidR="00BA5412" w:rsidRPr="00EA4D5F" w:rsidRDefault="00000000">
            <w:pPr>
              <w:widowControl w:val="0"/>
              <w:spacing w:line="240" w:lineRule="auto"/>
            </w:pPr>
            <w:sdt>
              <w:sdtPr>
                <w:tag w:val="goog_rdk_39"/>
                <w:id w:val="-510524707"/>
              </w:sdtPr>
              <w:sdtContent>
                <w:commentRangeStart w:id="55"/>
              </w:sdtContent>
            </w:sdt>
            <w:r w:rsidR="002115D9" w:rsidRPr="001B7C41">
              <w:rPr>
                <w:b/>
                <w:noProof/>
              </w:rPr>
              <w:drawing>
                <wp:inline distT="0" distB="0" distL="0" distR="0" wp14:anchorId="156BECD2" wp14:editId="68690177">
                  <wp:extent cx="790575" cy="790575"/>
                  <wp:effectExtent l="0" t="0" r="0" b="0"/>
                  <wp:docPr id="1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790575" cy="790575"/>
                          </a:xfrm>
                          <a:prstGeom prst="rect">
                            <a:avLst/>
                          </a:prstGeom>
                          <a:ln/>
                        </pic:spPr>
                      </pic:pic>
                    </a:graphicData>
                  </a:graphic>
                </wp:inline>
              </w:drawing>
            </w:r>
            <w:commentRangeEnd w:id="55"/>
            <w:r w:rsidR="002115D9" w:rsidRPr="00EA4D5F">
              <w:commentReference w:id="55"/>
            </w:r>
          </w:p>
          <w:p w14:paraId="00000210" w14:textId="77777777" w:rsidR="00BA5412" w:rsidRPr="00EA4D5F" w:rsidRDefault="002115D9">
            <w:pPr>
              <w:widowControl w:val="0"/>
              <w:spacing w:line="240" w:lineRule="auto"/>
            </w:pPr>
            <w:r w:rsidRPr="001179E1">
              <w:rPr>
                <w:b/>
              </w:rPr>
              <w:t xml:space="preserve">Imagen: </w:t>
            </w:r>
            <w:r w:rsidRPr="001179E1">
              <w:t>635700_i28</w:t>
            </w:r>
          </w:p>
        </w:tc>
      </w:tr>
      <w:tr w:rsidR="00EA4D5F" w:rsidRPr="00EA4D5F" w14:paraId="13DC54AD" w14:textId="77777777">
        <w:trPr>
          <w:trHeight w:val="420"/>
        </w:trPr>
        <w:tc>
          <w:tcPr>
            <w:tcW w:w="8476" w:type="dxa"/>
            <w:gridSpan w:val="2"/>
            <w:shd w:val="clear" w:color="auto" w:fill="auto"/>
            <w:tcMar>
              <w:top w:w="100" w:type="dxa"/>
              <w:left w:w="100" w:type="dxa"/>
              <w:bottom w:w="100" w:type="dxa"/>
              <w:right w:w="100" w:type="dxa"/>
            </w:tcMar>
          </w:tcPr>
          <w:p w14:paraId="442DD13A" w14:textId="77777777" w:rsidR="009B3894" w:rsidRPr="00EA4D5F" w:rsidRDefault="009B3894" w:rsidP="009B3894">
            <w:pPr>
              <w:widowControl w:val="0"/>
              <w:spacing w:line="240" w:lineRule="auto"/>
              <w:rPr>
                <w:b/>
              </w:rPr>
            </w:pPr>
            <w:r w:rsidRPr="00EA4D5F">
              <w:rPr>
                <w:b/>
              </w:rPr>
              <w:t>Certificado y evaluación de la conformidad</w:t>
            </w:r>
          </w:p>
          <w:p w14:paraId="00000212" w14:textId="4DF660A2" w:rsidR="00BA5412" w:rsidRPr="00EA4D5F" w:rsidRDefault="00A95B99" w:rsidP="009B3894">
            <w:pPr>
              <w:widowControl w:val="0"/>
              <w:spacing w:line="240" w:lineRule="auto"/>
              <w:rPr>
                <w:bCs/>
              </w:rPr>
            </w:pPr>
            <w:r w:rsidRPr="00EA4D5F">
              <w:rPr>
                <w:bCs/>
              </w:rPr>
              <w:t xml:space="preserve">La evaluación de la conformidad debe ser realizada por la Administración Estatal de Alimentos y Medicamentos, el Invima y las unidades territoriales estructurales de salud con competencia técnica. El certificado de evaluación de la Conformidad podrá ser expedido por el Instituto Nacional de </w:t>
            </w:r>
            <w:r w:rsidR="00F87668" w:rsidRPr="00EA4D5F">
              <w:rPr>
                <w:bCs/>
              </w:rPr>
              <w:t>Atención</w:t>
            </w:r>
            <w:r w:rsidRPr="00EA4D5F">
              <w:rPr>
                <w:bCs/>
              </w:rPr>
              <w:t xml:space="preserve"> de Medicamentos y Alimentos, Invima, o cuando sea del caso, por los organismos de certificación acreditados o reconocidos por dicha entidad.</w:t>
            </w:r>
          </w:p>
        </w:tc>
        <w:tc>
          <w:tcPr>
            <w:tcW w:w="4936" w:type="dxa"/>
            <w:shd w:val="clear" w:color="auto" w:fill="auto"/>
            <w:tcMar>
              <w:top w:w="100" w:type="dxa"/>
              <w:left w:w="100" w:type="dxa"/>
              <w:bottom w:w="100" w:type="dxa"/>
              <w:right w:w="100" w:type="dxa"/>
            </w:tcMar>
          </w:tcPr>
          <w:p w14:paraId="00000214" w14:textId="77777777" w:rsidR="00BA5412" w:rsidRPr="001B7C41" w:rsidRDefault="00000000">
            <w:pPr>
              <w:widowControl w:val="0"/>
              <w:spacing w:line="240" w:lineRule="auto"/>
              <w:rPr>
                <w:b/>
              </w:rPr>
            </w:pPr>
            <w:sdt>
              <w:sdtPr>
                <w:tag w:val="goog_rdk_40"/>
                <w:id w:val="338815230"/>
              </w:sdtPr>
              <w:sdtContent>
                <w:commentRangeStart w:id="56"/>
              </w:sdtContent>
            </w:sdt>
            <w:r w:rsidR="002115D9" w:rsidRPr="001B7C41">
              <w:rPr>
                <w:b/>
                <w:noProof/>
              </w:rPr>
              <w:drawing>
                <wp:inline distT="0" distB="0" distL="0" distR="0" wp14:anchorId="1F6A2686" wp14:editId="4654928F">
                  <wp:extent cx="819150" cy="819150"/>
                  <wp:effectExtent l="0" t="0" r="0" b="0"/>
                  <wp:docPr id="17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819150" cy="819150"/>
                          </a:xfrm>
                          <a:prstGeom prst="rect">
                            <a:avLst/>
                          </a:prstGeom>
                          <a:ln/>
                        </pic:spPr>
                      </pic:pic>
                    </a:graphicData>
                  </a:graphic>
                </wp:inline>
              </w:drawing>
            </w:r>
            <w:commentRangeEnd w:id="56"/>
            <w:r w:rsidR="002115D9" w:rsidRPr="00EA4D5F">
              <w:commentReference w:id="56"/>
            </w:r>
          </w:p>
          <w:p w14:paraId="00000215" w14:textId="77777777" w:rsidR="00BA5412" w:rsidRPr="001179E1" w:rsidRDefault="002115D9">
            <w:pPr>
              <w:widowControl w:val="0"/>
              <w:spacing w:line="240" w:lineRule="auto"/>
            </w:pPr>
            <w:r w:rsidRPr="00EA4D5F">
              <w:rPr>
                <w:b/>
              </w:rPr>
              <w:t xml:space="preserve">Imagen: </w:t>
            </w:r>
            <w:r w:rsidRPr="00EA4D5F">
              <w:t>635700_i29</w:t>
            </w:r>
          </w:p>
        </w:tc>
      </w:tr>
    </w:tbl>
    <w:p w14:paraId="00000216" w14:textId="77777777" w:rsidR="00BA5412" w:rsidRPr="00EA4D5F" w:rsidRDefault="00BA5412"/>
    <w:p w14:paraId="00000217" w14:textId="77777777" w:rsidR="00BA5412" w:rsidRPr="00EA4D5F" w:rsidRDefault="002115D9">
      <w:r w:rsidRPr="00EA4D5F">
        <w:t>Procedimiento</w:t>
      </w:r>
    </w:p>
    <w:tbl>
      <w:tblPr>
        <w:tblStyle w:val="afffa"/>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9"/>
        <w:gridCol w:w="9412"/>
      </w:tblGrid>
      <w:tr w:rsidR="00EA4D5F" w:rsidRPr="00EA4D5F" w14:paraId="06A93A0E" w14:textId="77777777">
        <w:tc>
          <w:tcPr>
            <w:tcW w:w="3999" w:type="dxa"/>
            <w:shd w:val="clear" w:color="auto" w:fill="C9DAF8"/>
            <w:tcMar>
              <w:top w:w="100" w:type="dxa"/>
              <w:left w:w="100" w:type="dxa"/>
              <w:bottom w:w="100" w:type="dxa"/>
              <w:right w:w="100" w:type="dxa"/>
            </w:tcMar>
          </w:tcPr>
          <w:p w14:paraId="00000218" w14:textId="77777777" w:rsidR="00BA5412" w:rsidRPr="00EA4D5F" w:rsidRDefault="002115D9">
            <w:pPr>
              <w:widowControl w:val="0"/>
              <w:spacing w:line="240" w:lineRule="auto"/>
              <w:rPr>
                <w:b/>
              </w:rPr>
            </w:pPr>
            <w:r w:rsidRPr="00EA4D5F">
              <w:rPr>
                <w:b/>
              </w:rPr>
              <w:t>Tipo de recurso</w:t>
            </w:r>
          </w:p>
        </w:tc>
        <w:tc>
          <w:tcPr>
            <w:tcW w:w="9413" w:type="dxa"/>
            <w:shd w:val="clear" w:color="auto" w:fill="C9DAF8"/>
            <w:tcMar>
              <w:top w:w="100" w:type="dxa"/>
              <w:left w:w="100" w:type="dxa"/>
              <w:bottom w:w="100" w:type="dxa"/>
              <w:right w:w="100" w:type="dxa"/>
            </w:tcMar>
          </w:tcPr>
          <w:p w14:paraId="00000219" w14:textId="77777777" w:rsidR="00BA5412" w:rsidRPr="00EA4D5F" w:rsidRDefault="002115D9">
            <w:pPr>
              <w:pStyle w:val="Ttulo"/>
              <w:widowControl w:val="0"/>
              <w:spacing w:line="240" w:lineRule="auto"/>
              <w:jc w:val="center"/>
              <w:rPr>
                <w:sz w:val="22"/>
                <w:szCs w:val="22"/>
              </w:rPr>
            </w:pPr>
            <w:bookmarkStart w:id="57" w:name="_heading=h.2jxsxqh" w:colFirst="0" w:colLast="0"/>
            <w:bookmarkEnd w:id="57"/>
            <w:r w:rsidRPr="00EA4D5F">
              <w:rPr>
                <w:sz w:val="22"/>
                <w:szCs w:val="22"/>
              </w:rPr>
              <w:t>Tarjetas Conectadas</w:t>
            </w:r>
          </w:p>
        </w:tc>
      </w:tr>
      <w:tr w:rsidR="00EA4D5F" w:rsidRPr="00EA4D5F" w14:paraId="2524F052" w14:textId="77777777">
        <w:tc>
          <w:tcPr>
            <w:tcW w:w="3999" w:type="dxa"/>
            <w:shd w:val="clear" w:color="auto" w:fill="auto"/>
            <w:tcMar>
              <w:top w:w="100" w:type="dxa"/>
              <w:left w:w="100" w:type="dxa"/>
              <w:bottom w:w="100" w:type="dxa"/>
              <w:right w:w="100" w:type="dxa"/>
            </w:tcMar>
          </w:tcPr>
          <w:p w14:paraId="0000021A" w14:textId="77777777" w:rsidR="00BA5412" w:rsidRPr="00EA4D5F" w:rsidRDefault="002115D9">
            <w:pPr>
              <w:widowControl w:val="0"/>
              <w:spacing w:line="240" w:lineRule="auto"/>
              <w:rPr>
                <w:b/>
              </w:rPr>
            </w:pPr>
            <w:r w:rsidRPr="00EA4D5F">
              <w:rPr>
                <w:b/>
              </w:rPr>
              <w:lastRenderedPageBreak/>
              <w:t>Introducción</w:t>
            </w:r>
          </w:p>
        </w:tc>
        <w:tc>
          <w:tcPr>
            <w:tcW w:w="9413" w:type="dxa"/>
            <w:shd w:val="clear" w:color="auto" w:fill="auto"/>
            <w:tcMar>
              <w:top w:w="100" w:type="dxa"/>
              <w:left w:w="100" w:type="dxa"/>
              <w:bottom w:w="100" w:type="dxa"/>
              <w:right w:w="100" w:type="dxa"/>
            </w:tcMar>
          </w:tcPr>
          <w:p w14:paraId="0000021B" w14:textId="66CB6BFA" w:rsidR="00BA5412" w:rsidRPr="001B7C41" w:rsidRDefault="002115D9">
            <w:pPr>
              <w:widowControl w:val="0"/>
              <w:spacing w:line="240" w:lineRule="auto"/>
            </w:pPr>
            <w:r w:rsidRPr="001B7C41">
              <w:t>Procedimiento para el ingreso</w:t>
            </w:r>
            <w:r w:rsidR="005A1EF6" w:rsidRPr="00EA4D5F">
              <w:t xml:space="preserve"> correcto del personal</w:t>
            </w:r>
            <w:r w:rsidRPr="001B7C41">
              <w:t xml:space="preserve"> al trapiche panelero:</w:t>
            </w:r>
          </w:p>
        </w:tc>
      </w:tr>
      <w:tr w:rsidR="00EA4D5F" w:rsidRPr="00EA4D5F" w14:paraId="05E154B7" w14:textId="77777777">
        <w:trPr>
          <w:trHeight w:val="420"/>
        </w:trPr>
        <w:tc>
          <w:tcPr>
            <w:tcW w:w="13412" w:type="dxa"/>
            <w:gridSpan w:val="2"/>
            <w:shd w:val="clear" w:color="auto" w:fill="auto"/>
            <w:tcMar>
              <w:top w:w="100" w:type="dxa"/>
              <w:left w:w="100" w:type="dxa"/>
              <w:bottom w:w="100" w:type="dxa"/>
              <w:right w:w="100" w:type="dxa"/>
            </w:tcMar>
          </w:tcPr>
          <w:p w14:paraId="0000021C" w14:textId="77777777" w:rsidR="00BA5412" w:rsidRPr="00EA4D5F" w:rsidRDefault="00000000">
            <w:pPr>
              <w:widowControl w:val="0"/>
              <w:spacing w:line="240" w:lineRule="auto"/>
              <w:jc w:val="center"/>
            </w:pPr>
            <w:sdt>
              <w:sdtPr>
                <w:tag w:val="goog_rdk_41"/>
                <w:id w:val="709384558"/>
              </w:sdtPr>
              <w:sdtContent>
                <w:commentRangeStart w:id="58"/>
              </w:sdtContent>
            </w:sdt>
            <w:r w:rsidR="002115D9" w:rsidRPr="00AE7AE5">
              <w:rPr>
                <w:noProof/>
              </w:rPr>
              <w:drawing>
                <wp:inline distT="0" distB="0" distL="0" distR="0" wp14:anchorId="35875469" wp14:editId="23BE1F88">
                  <wp:extent cx="3942908" cy="1675736"/>
                  <wp:effectExtent l="0" t="0" r="0" b="0"/>
                  <wp:docPr id="1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3942908" cy="1675736"/>
                          </a:xfrm>
                          <a:prstGeom prst="rect">
                            <a:avLst/>
                          </a:prstGeom>
                          <a:ln/>
                        </pic:spPr>
                      </pic:pic>
                    </a:graphicData>
                  </a:graphic>
                </wp:inline>
              </w:drawing>
            </w:r>
            <w:commentRangeEnd w:id="58"/>
            <w:r w:rsidR="002115D9" w:rsidRPr="00EA4D5F">
              <w:commentReference w:id="58"/>
            </w:r>
          </w:p>
          <w:p w14:paraId="0000021D" w14:textId="77777777" w:rsidR="00BA5412" w:rsidRPr="001179E1" w:rsidRDefault="00BA5412">
            <w:pPr>
              <w:widowControl w:val="0"/>
              <w:spacing w:line="240" w:lineRule="auto"/>
              <w:jc w:val="center"/>
            </w:pPr>
          </w:p>
          <w:p w14:paraId="0000021E" w14:textId="77777777" w:rsidR="00BA5412" w:rsidRPr="00EA4D5F" w:rsidRDefault="002115D9">
            <w:pPr>
              <w:widowControl w:val="0"/>
              <w:spacing w:line="240" w:lineRule="auto"/>
              <w:rPr>
                <w:b/>
              </w:rPr>
            </w:pPr>
            <w:r w:rsidRPr="00EA4D5F">
              <w:rPr>
                <w:b/>
              </w:rPr>
              <w:t xml:space="preserve">Imagen: </w:t>
            </w:r>
            <w:r w:rsidRPr="00EA4D5F">
              <w:t>635700_i30</w:t>
            </w:r>
          </w:p>
        </w:tc>
      </w:tr>
      <w:tr w:rsidR="00EA4D5F" w:rsidRPr="00EA4D5F" w14:paraId="4414FB12" w14:textId="77777777">
        <w:tc>
          <w:tcPr>
            <w:tcW w:w="3999" w:type="dxa"/>
            <w:shd w:val="clear" w:color="auto" w:fill="auto"/>
            <w:tcMar>
              <w:top w:w="100" w:type="dxa"/>
              <w:left w:w="100" w:type="dxa"/>
              <w:bottom w:w="100" w:type="dxa"/>
              <w:right w:w="100" w:type="dxa"/>
            </w:tcMar>
          </w:tcPr>
          <w:p w14:paraId="00000220" w14:textId="77777777" w:rsidR="00BA5412" w:rsidRPr="00EA4D5F" w:rsidRDefault="00000000">
            <w:pPr>
              <w:widowControl w:val="0"/>
              <w:spacing w:line="240" w:lineRule="auto"/>
              <w:jc w:val="center"/>
            </w:pPr>
            <w:sdt>
              <w:sdtPr>
                <w:tag w:val="goog_rdk_42"/>
                <w:id w:val="1626810511"/>
              </w:sdtPr>
              <w:sdtContent>
                <w:commentRangeStart w:id="59"/>
              </w:sdtContent>
            </w:sdt>
            <w:r w:rsidR="002115D9" w:rsidRPr="00AE7AE5">
              <w:rPr>
                <w:noProof/>
              </w:rPr>
              <w:drawing>
                <wp:inline distT="0" distB="0" distL="0" distR="0" wp14:anchorId="4FCC60A6" wp14:editId="6EA49BA4">
                  <wp:extent cx="1285875" cy="1285875"/>
                  <wp:effectExtent l="0" t="0" r="0" b="0"/>
                  <wp:docPr id="17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1285875" cy="1285875"/>
                          </a:xfrm>
                          <a:prstGeom prst="rect">
                            <a:avLst/>
                          </a:prstGeom>
                          <a:ln/>
                        </pic:spPr>
                      </pic:pic>
                    </a:graphicData>
                  </a:graphic>
                </wp:inline>
              </w:drawing>
            </w:r>
            <w:commentRangeEnd w:id="59"/>
            <w:r w:rsidR="002115D9" w:rsidRPr="00EA4D5F">
              <w:commentReference w:id="59"/>
            </w:r>
          </w:p>
          <w:p w14:paraId="00000221" w14:textId="77777777" w:rsidR="00BA5412" w:rsidRPr="00EA4D5F" w:rsidRDefault="002115D9">
            <w:pPr>
              <w:widowControl w:val="0"/>
              <w:spacing w:line="240" w:lineRule="auto"/>
            </w:pPr>
            <w:r w:rsidRPr="001179E1">
              <w:rPr>
                <w:b/>
              </w:rPr>
              <w:t xml:space="preserve">Imagen: </w:t>
            </w:r>
            <w:r w:rsidRPr="00AE7AE5">
              <w:t>635700_i31</w:t>
            </w:r>
          </w:p>
        </w:tc>
        <w:tc>
          <w:tcPr>
            <w:tcW w:w="9413" w:type="dxa"/>
            <w:shd w:val="clear" w:color="auto" w:fill="auto"/>
            <w:tcMar>
              <w:top w:w="100" w:type="dxa"/>
              <w:left w:w="100" w:type="dxa"/>
              <w:bottom w:w="100" w:type="dxa"/>
              <w:right w:w="100" w:type="dxa"/>
            </w:tcMar>
          </w:tcPr>
          <w:p w14:paraId="00000222" w14:textId="77777777" w:rsidR="00BA5412" w:rsidRPr="00EA4D5F" w:rsidRDefault="002115D9">
            <w:pPr>
              <w:widowControl w:val="0"/>
              <w:spacing w:line="240" w:lineRule="auto"/>
              <w:rPr>
                <w:i/>
              </w:rPr>
            </w:pPr>
            <w:r w:rsidRPr="00EA4D5F">
              <w:rPr>
                <w:i/>
              </w:rPr>
              <w:t>Disposiciones</w:t>
            </w:r>
          </w:p>
          <w:p w14:paraId="00000223" w14:textId="77777777" w:rsidR="00BA5412" w:rsidRPr="00EA4D5F" w:rsidRDefault="00BA5412">
            <w:pPr>
              <w:widowControl w:val="0"/>
              <w:spacing w:line="240" w:lineRule="auto"/>
              <w:rPr>
                <w:i/>
              </w:rPr>
            </w:pPr>
          </w:p>
          <w:p w14:paraId="00000224" w14:textId="77777777" w:rsidR="00BA5412" w:rsidRPr="00EA4D5F" w:rsidRDefault="002115D9">
            <w:pPr>
              <w:widowControl w:val="0"/>
              <w:spacing w:line="240" w:lineRule="auto"/>
            </w:pPr>
            <w:r w:rsidRPr="00EA4D5F">
              <w:t xml:space="preserve">1. Colocarse la dotación correspondiente según el área en la que se encuentre desempeñando sus labores. </w:t>
            </w:r>
          </w:p>
          <w:p w14:paraId="00000225" w14:textId="77777777" w:rsidR="00BA5412" w:rsidRPr="00EA4D5F" w:rsidRDefault="002115D9">
            <w:pPr>
              <w:widowControl w:val="0"/>
              <w:spacing w:line="240" w:lineRule="auto"/>
            </w:pPr>
            <w:r w:rsidRPr="00EA4D5F">
              <w:t xml:space="preserve">2. Lavarse las manos con agua y jabón antes de ingresar al trapiche a desempeñar sus labores. </w:t>
            </w:r>
          </w:p>
          <w:p w14:paraId="00000226" w14:textId="77777777" w:rsidR="00BA5412" w:rsidRPr="00EA4D5F" w:rsidRDefault="002115D9">
            <w:pPr>
              <w:widowControl w:val="0"/>
              <w:spacing w:line="240" w:lineRule="auto"/>
            </w:pPr>
            <w:r w:rsidRPr="00EA4D5F">
              <w:t xml:space="preserve">3. Las uñas deben estar cortas y limpias, además del uso prohibido de esmaltes para el ingreso al trapiche. </w:t>
            </w:r>
          </w:p>
          <w:p w14:paraId="49B3D026" w14:textId="77777777" w:rsidR="00A95B99" w:rsidRPr="00EA4D5F" w:rsidRDefault="00A95B99" w:rsidP="00A95B99">
            <w:pPr>
              <w:widowControl w:val="0"/>
              <w:spacing w:line="240" w:lineRule="auto"/>
            </w:pPr>
            <w:r w:rsidRPr="00EA4D5F">
              <w:t>4. No debe llevar relojes, collares, pulseras, pendientes u otros accesorios que puedan suponer un riesgo de contaminación.</w:t>
            </w:r>
          </w:p>
          <w:p w14:paraId="12451727" w14:textId="77777777" w:rsidR="00A95B99" w:rsidRPr="00EA4D5F" w:rsidRDefault="00A95B99" w:rsidP="00A95B99">
            <w:pPr>
              <w:widowControl w:val="0"/>
              <w:spacing w:line="240" w:lineRule="auto"/>
            </w:pPr>
            <w:r w:rsidRPr="00EA4D5F">
              <w:t xml:space="preserve">5. Mantener la esmerada limpieza e higiene personal. </w:t>
            </w:r>
          </w:p>
          <w:p w14:paraId="7F95E25F" w14:textId="77777777" w:rsidR="00A95B99" w:rsidRPr="00EA4D5F" w:rsidRDefault="00A95B99" w:rsidP="00A95B99">
            <w:pPr>
              <w:widowControl w:val="0"/>
              <w:spacing w:line="240" w:lineRule="auto"/>
            </w:pPr>
            <w:r w:rsidRPr="00EA4D5F">
              <w:t xml:space="preserve">6. Mantener el cabello recogido y cubierto totalmente. </w:t>
            </w:r>
          </w:p>
          <w:p w14:paraId="0000022A" w14:textId="341A40FC" w:rsidR="00BA5412" w:rsidRPr="00EA4D5F" w:rsidRDefault="00A95B99" w:rsidP="00A95B99">
            <w:pPr>
              <w:widowControl w:val="0"/>
              <w:spacing w:line="240" w:lineRule="auto"/>
            </w:pPr>
            <w:r w:rsidRPr="00EA4D5F">
              <w:t>7. El personal que visite los sitios de producción debe seguir las medidas de protección e higiene prescritas.</w:t>
            </w:r>
          </w:p>
        </w:tc>
      </w:tr>
      <w:tr w:rsidR="00EA4D5F" w:rsidRPr="00EA4D5F" w14:paraId="4DF9DDC9" w14:textId="77777777">
        <w:tc>
          <w:tcPr>
            <w:tcW w:w="3999" w:type="dxa"/>
            <w:shd w:val="clear" w:color="auto" w:fill="auto"/>
            <w:tcMar>
              <w:top w:w="100" w:type="dxa"/>
              <w:left w:w="100" w:type="dxa"/>
              <w:bottom w:w="100" w:type="dxa"/>
              <w:right w:w="100" w:type="dxa"/>
            </w:tcMar>
          </w:tcPr>
          <w:p w14:paraId="0000022B" w14:textId="77777777" w:rsidR="00BA5412" w:rsidRPr="00EA4D5F" w:rsidRDefault="00000000">
            <w:pPr>
              <w:widowControl w:val="0"/>
              <w:spacing w:line="240" w:lineRule="auto"/>
              <w:jc w:val="center"/>
            </w:pPr>
            <w:sdt>
              <w:sdtPr>
                <w:tag w:val="goog_rdk_43"/>
                <w:id w:val="-404688868"/>
              </w:sdtPr>
              <w:sdtContent>
                <w:commentRangeStart w:id="60"/>
              </w:sdtContent>
            </w:sdt>
            <w:r w:rsidR="002115D9" w:rsidRPr="00733E71">
              <w:rPr>
                <w:noProof/>
              </w:rPr>
              <w:drawing>
                <wp:inline distT="0" distB="0" distL="0" distR="0" wp14:anchorId="3BF3CC87" wp14:editId="12FA2AE4">
                  <wp:extent cx="1381125" cy="1381125"/>
                  <wp:effectExtent l="0" t="0" r="0" b="0"/>
                  <wp:docPr id="17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6"/>
                          <a:srcRect/>
                          <a:stretch>
                            <a:fillRect/>
                          </a:stretch>
                        </pic:blipFill>
                        <pic:spPr>
                          <a:xfrm>
                            <a:off x="0" y="0"/>
                            <a:ext cx="1381125" cy="1381125"/>
                          </a:xfrm>
                          <a:prstGeom prst="rect">
                            <a:avLst/>
                          </a:prstGeom>
                          <a:ln/>
                        </pic:spPr>
                      </pic:pic>
                    </a:graphicData>
                  </a:graphic>
                </wp:inline>
              </w:drawing>
            </w:r>
            <w:commentRangeEnd w:id="60"/>
            <w:r w:rsidR="002115D9" w:rsidRPr="00EA4D5F">
              <w:commentReference w:id="60"/>
            </w:r>
          </w:p>
          <w:p w14:paraId="0000022C" w14:textId="77777777" w:rsidR="00BA5412" w:rsidRPr="001179E1" w:rsidRDefault="00BA5412">
            <w:pPr>
              <w:widowControl w:val="0"/>
              <w:spacing w:line="240" w:lineRule="auto"/>
              <w:jc w:val="center"/>
            </w:pPr>
          </w:p>
          <w:p w14:paraId="0000022D" w14:textId="77777777" w:rsidR="00BA5412" w:rsidRPr="00EA4D5F" w:rsidRDefault="002115D9">
            <w:pPr>
              <w:widowControl w:val="0"/>
              <w:spacing w:line="240" w:lineRule="auto"/>
            </w:pPr>
            <w:r w:rsidRPr="00EA4D5F">
              <w:rPr>
                <w:b/>
              </w:rPr>
              <w:t xml:space="preserve">Imagen: </w:t>
            </w:r>
            <w:r w:rsidRPr="00EA4D5F">
              <w:t>635700_i32</w:t>
            </w:r>
          </w:p>
        </w:tc>
        <w:tc>
          <w:tcPr>
            <w:tcW w:w="9413" w:type="dxa"/>
            <w:shd w:val="clear" w:color="auto" w:fill="auto"/>
            <w:tcMar>
              <w:top w:w="100" w:type="dxa"/>
              <w:left w:w="100" w:type="dxa"/>
              <w:bottom w:w="100" w:type="dxa"/>
              <w:right w:w="100" w:type="dxa"/>
            </w:tcMar>
          </w:tcPr>
          <w:p w14:paraId="0000022E" w14:textId="77777777" w:rsidR="00BA5412" w:rsidRPr="00EA4D5F" w:rsidRDefault="002115D9">
            <w:pPr>
              <w:widowControl w:val="0"/>
              <w:spacing w:line="240" w:lineRule="auto"/>
              <w:rPr>
                <w:i/>
              </w:rPr>
            </w:pPr>
            <w:r w:rsidRPr="00EA4D5F">
              <w:rPr>
                <w:i/>
              </w:rPr>
              <w:t>Procedimiento para el uso adecuado de elementos de protección personal</w:t>
            </w:r>
          </w:p>
          <w:p w14:paraId="0000022F" w14:textId="77777777" w:rsidR="00BA5412" w:rsidRPr="00EA4D5F" w:rsidRDefault="00BA5412">
            <w:pPr>
              <w:widowControl w:val="0"/>
              <w:spacing w:line="240" w:lineRule="auto"/>
              <w:rPr>
                <w:i/>
              </w:rPr>
            </w:pPr>
          </w:p>
          <w:p w14:paraId="00000230" w14:textId="199EC838" w:rsidR="00BA5412" w:rsidRPr="00EA4D5F" w:rsidRDefault="002115D9">
            <w:pPr>
              <w:widowControl w:val="0"/>
              <w:spacing w:line="240" w:lineRule="auto"/>
            </w:pPr>
            <w:r w:rsidRPr="00EA4D5F">
              <w:t xml:space="preserve">El uso correcto de </w:t>
            </w:r>
            <w:r w:rsidR="008A6E0B" w:rsidRPr="00EA4D5F">
              <w:t>p</w:t>
            </w:r>
            <w:r w:rsidRPr="00EA4D5F">
              <w:t xml:space="preserve">rotección personal </w:t>
            </w:r>
            <w:r w:rsidR="00276F80" w:rsidRPr="00EA4D5F">
              <w:t>responde</w:t>
            </w:r>
            <w:r w:rsidRPr="00EA4D5F">
              <w:t xml:space="preserve"> </w:t>
            </w:r>
            <w:r w:rsidR="00276F80" w:rsidRPr="00EA4D5F">
              <w:t xml:space="preserve">a </w:t>
            </w:r>
            <w:r w:rsidRPr="00EA4D5F">
              <w:t>la seguridad de los empleados y la no contaminación de la panela.</w:t>
            </w:r>
          </w:p>
          <w:p w14:paraId="00000231" w14:textId="77777777" w:rsidR="00BA5412" w:rsidRPr="00EA4D5F" w:rsidRDefault="002115D9">
            <w:pPr>
              <w:widowControl w:val="0"/>
              <w:spacing w:line="240" w:lineRule="auto"/>
            </w:pPr>
            <w:r w:rsidRPr="00EA4D5F">
              <w:t>Para evitar en lo posible la contaminación, el personal del trapiche debe cumplir con los siguientes requisitos:</w:t>
            </w:r>
          </w:p>
          <w:p w14:paraId="00000232" w14:textId="77777777" w:rsidR="00BA5412" w:rsidRPr="00EA4D5F" w:rsidRDefault="002115D9">
            <w:pPr>
              <w:widowControl w:val="0"/>
              <w:spacing w:line="240" w:lineRule="auto"/>
            </w:pPr>
            <w:r w:rsidRPr="00EA4D5F">
              <w:t xml:space="preserve">• Los uniformes deben estar limpios y en buen estado. </w:t>
            </w:r>
          </w:p>
          <w:p w14:paraId="00000233" w14:textId="594D9B18" w:rsidR="00BA5412" w:rsidRPr="00EA4D5F" w:rsidRDefault="002115D9">
            <w:pPr>
              <w:widowControl w:val="0"/>
              <w:spacing w:line="240" w:lineRule="auto"/>
            </w:pPr>
            <w:r w:rsidRPr="00EA4D5F">
              <w:t xml:space="preserve">• Se debe mantener </w:t>
            </w:r>
            <w:r w:rsidR="00F87668" w:rsidRPr="00EA4D5F">
              <w:t>la l</w:t>
            </w:r>
            <w:r w:rsidRPr="00EA4D5F">
              <w:t xml:space="preserve">impieza e higiene personal. </w:t>
            </w:r>
          </w:p>
          <w:p w14:paraId="00000234" w14:textId="77777777" w:rsidR="00BA5412" w:rsidRPr="00EA4D5F" w:rsidRDefault="002115D9">
            <w:pPr>
              <w:widowControl w:val="0"/>
              <w:spacing w:line="240" w:lineRule="auto"/>
            </w:pPr>
            <w:r w:rsidRPr="00EA4D5F">
              <w:t xml:space="preserve">• Aplicar buenas prácticas higiénicas en sus labores como lavarse las manos con agua y jabón y no usar joyas, ni comer ni fume, ni beber en las áreas de proceso. </w:t>
            </w:r>
          </w:p>
          <w:p w14:paraId="00000235" w14:textId="77777777" w:rsidR="00BA5412" w:rsidRPr="00EA4D5F" w:rsidRDefault="002115D9">
            <w:pPr>
              <w:widowControl w:val="0"/>
              <w:spacing w:line="240" w:lineRule="auto"/>
            </w:pPr>
            <w:r w:rsidRPr="00EA4D5F">
              <w:t xml:space="preserve">• Todas las personas que realizan actividades de manipulación de la panela deben tener capacitación en prácticas higiénicas de manipulación de alimentos. </w:t>
            </w:r>
          </w:p>
          <w:p w14:paraId="00000236" w14:textId="130FA93F" w:rsidR="00BA5412" w:rsidRPr="00EA4D5F" w:rsidRDefault="002115D9">
            <w:pPr>
              <w:widowControl w:val="0"/>
              <w:spacing w:line="240" w:lineRule="auto"/>
            </w:pPr>
            <w:r w:rsidRPr="00EA4D5F">
              <w:t xml:space="preserve">• El trapiche debe tener </w:t>
            </w:r>
            <w:r w:rsidR="00F87668" w:rsidRPr="00EA4D5F">
              <w:t>y realizar</w:t>
            </w:r>
            <w:r w:rsidRPr="00EA4D5F">
              <w:t xml:space="preserve"> un plan de capacitación dirigido a operarios, para llevar a cabo las tareas que sean asignadas. </w:t>
            </w:r>
          </w:p>
          <w:p w14:paraId="00000237" w14:textId="0D7BD9AC" w:rsidR="00BA5412" w:rsidRPr="00EA4D5F" w:rsidRDefault="002115D9">
            <w:pPr>
              <w:widowControl w:val="0"/>
              <w:spacing w:line="240" w:lineRule="auto"/>
            </w:pPr>
            <w:r w:rsidRPr="00EA4D5F">
              <w:t xml:space="preserve">• Cualquier persona que tenga una herida no podrá manipular la panela o tocar superficies que estén en contacto con la misma, hasta que la herida este totalmente </w:t>
            </w:r>
            <w:r w:rsidR="00F87668" w:rsidRPr="00EA4D5F">
              <w:t>curada.</w:t>
            </w:r>
          </w:p>
        </w:tc>
      </w:tr>
      <w:tr w:rsidR="00EA4D5F" w:rsidRPr="00EA4D5F" w14:paraId="0260A9C9" w14:textId="77777777">
        <w:tc>
          <w:tcPr>
            <w:tcW w:w="3999" w:type="dxa"/>
            <w:shd w:val="clear" w:color="auto" w:fill="auto"/>
            <w:tcMar>
              <w:top w:w="100" w:type="dxa"/>
              <w:left w:w="100" w:type="dxa"/>
              <w:bottom w:w="100" w:type="dxa"/>
              <w:right w:w="100" w:type="dxa"/>
            </w:tcMar>
          </w:tcPr>
          <w:p w14:paraId="00000238" w14:textId="77777777" w:rsidR="00BA5412" w:rsidRPr="00EA4D5F" w:rsidRDefault="00000000">
            <w:pPr>
              <w:widowControl w:val="0"/>
              <w:spacing w:line="240" w:lineRule="auto"/>
              <w:jc w:val="center"/>
            </w:pPr>
            <w:sdt>
              <w:sdtPr>
                <w:tag w:val="goog_rdk_44"/>
                <w:id w:val="192733234"/>
              </w:sdtPr>
              <w:sdtContent>
                <w:commentRangeStart w:id="61"/>
              </w:sdtContent>
            </w:sdt>
            <w:r w:rsidR="002115D9" w:rsidRPr="00733E71">
              <w:rPr>
                <w:noProof/>
              </w:rPr>
              <w:drawing>
                <wp:inline distT="0" distB="0" distL="0" distR="0" wp14:anchorId="224C2A1F" wp14:editId="5EF8B111">
                  <wp:extent cx="1200150" cy="1200150"/>
                  <wp:effectExtent l="0" t="0" r="0" b="0"/>
                  <wp:docPr id="18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a:stretch>
                            <a:fillRect/>
                          </a:stretch>
                        </pic:blipFill>
                        <pic:spPr>
                          <a:xfrm>
                            <a:off x="0" y="0"/>
                            <a:ext cx="1200150" cy="1200150"/>
                          </a:xfrm>
                          <a:prstGeom prst="rect">
                            <a:avLst/>
                          </a:prstGeom>
                          <a:ln/>
                        </pic:spPr>
                      </pic:pic>
                    </a:graphicData>
                  </a:graphic>
                </wp:inline>
              </w:drawing>
            </w:r>
            <w:commentRangeEnd w:id="61"/>
            <w:r w:rsidR="002115D9" w:rsidRPr="00EA4D5F">
              <w:commentReference w:id="61"/>
            </w:r>
          </w:p>
          <w:p w14:paraId="00000239" w14:textId="77777777" w:rsidR="00BA5412" w:rsidRPr="00EA4D5F" w:rsidRDefault="002115D9">
            <w:pPr>
              <w:widowControl w:val="0"/>
              <w:spacing w:line="240" w:lineRule="auto"/>
            </w:pPr>
            <w:r w:rsidRPr="001179E1">
              <w:rPr>
                <w:b/>
              </w:rPr>
              <w:t xml:space="preserve">Imagen: </w:t>
            </w:r>
            <w:r w:rsidRPr="00733E71">
              <w:t>635700_i33</w:t>
            </w:r>
          </w:p>
        </w:tc>
        <w:tc>
          <w:tcPr>
            <w:tcW w:w="9413" w:type="dxa"/>
            <w:shd w:val="clear" w:color="auto" w:fill="auto"/>
            <w:tcMar>
              <w:top w:w="100" w:type="dxa"/>
              <w:left w:w="100" w:type="dxa"/>
              <w:bottom w:w="100" w:type="dxa"/>
              <w:right w:w="100" w:type="dxa"/>
            </w:tcMar>
          </w:tcPr>
          <w:p w14:paraId="0000023A" w14:textId="77777777" w:rsidR="00BA5412" w:rsidRPr="00EA4D5F" w:rsidRDefault="002115D9">
            <w:pPr>
              <w:widowControl w:val="0"/>
              <w:spacing w:line="240" w:lineRule="auto"/>
              <w:rPr>
                <w:i/>
              </w:rPr>
            </w:pPr>
            <w:r w:rsidRPr="00EA4D5F">
              <w:rPr>
                <w:i/>
              </w:rPr>
              <w:t>Disposiciones para el uso de elementos de protección personal:</w:t>
            </w:r>
          </w:p>
          <w:p w14:paraId="0000023B" w14:textId="77777777" w:rsidR="00BA5412" w:rsidRPr="00EA4D5F" w:rsidRDefault="002115D9">
            <w:pPr>
              <w:widowControl w:val="0"/>
              <w:spacing w:line="240" w:lineRule="auto"/>
              <w:rPr>
                <w:i/>
              </w:rPr>
            </w:pPr>
            <w:r w:rsidRPr="00EA4D5F">
              <w:rPr>
                <w:i/>
              </w:rPr>
              <w:t>Cabeza</w:t>
            </w:r>
          </w:p>
          <w:p w14:paraId="0000023C" w14:textId="77777777" w:rsidR="00BA5412" w:rsidRPr="00EA4D5F" w:rsidRDefault="00BA5412">
            <w:pPr>
              <w:widowControl w:val="0"/>
              <w:spacing w:line="240" w:lineRule="auto"/>
              <w:rPr>
                <w:i/>
              </w:rPr>
            </w:pPr>
          </w:p>
          <w:p w14:paraId="0000023D" w14:textId="14387467" w:rsidR="00BA5412" w:rsidRPr="00EA4D5F" w:rsidRDefault="004716FB">
            <w:pPr>
              <w:widowControl w:val="0"/>
              <w:spacing w:line="240" w:lineRule="auto"/>
            </w:pPr>
            <w:r w:rsidRPr="00EA4D5F">
              <w:t>Se recomienda una cubierta superior o cofia, si se expone a la humedad o bacterias.</w:t>
            </w:r>
          </w:p>
          <w:p w14:paraId="0000023E" w14:textId="77777777" w:rsidR="00BA5412" w:rsidRPr="00EA4D5F" w:rsidRDefault="002115D9">
            <w:pPr>
              <w:widowControl w:val="0"/>
              <w:spacing w:line="240" w:lineRule="auto"/>
            </w:pPr>
            <w:r w:rsidRPr="00EA4D5F">
              <w:t xml:space="preserve">1. Deberán ser de material que no sea fácilmente inflamable y durables para resistir el lavado y la desinfección. </w:t>
            </w:r>
          </w:p>
          <w:p w14:paraId="0000023F" w14:textId="77777777" w:rsidR="00BA5412" w:rsidRPr="00EA4D5F" w:rsidRDefault="002115D9">
            <w:pPr>
              <w:widowControl w:val="0"/>
              <w:spacing w:line="240" w:lineRule="auto"/>
            </w:pPr>
            <w:r w:rsidRPr="00EA4D5F">
              <w:t xml:space="preserve">2. Debe verificarse que no se encuentre en mal estado (Rota, sucia, rasgada). </w:t>
            </w:r>
          </w:p>
          <w:p w14:paraId="00000240" w14:textId="77777777" w:rsidR="00BA5412" w:rsidRPr="00EA4D5F" w:rsidRDefault="002115D9">
            <w:pPr>
              <w:widowControl w:val="0"/>
              <w:spacing w:line="240" w:lineRule="auto"/>
            </w:pPr>
            <w:r w:rsidRPr="00EA4D5F">
              <w:t xml:space="preserve">3. Se debe suministrar al menos 2 por operario con el fin de ser lavadas luego de usarla. </w:t>
            </w:r>
          </w:p>
          <w:p w14:paraId="65D6C25D" w14:textId="77777777" w:rsidR="00A95B99" w:rsidRPr="00EA4D5F" w:rsidRDefault="00A95B99" w:rsidP="00A95B99">
            <w:pPr>
              <w:widowControl w:val="0"/>
              <w:spacing w:line="240" w:lineRule="auto"/>
            </w:pPr>
            <w:r w:rsidRPr="00EA4D5F">
              <w:t>4. Están mejor hechos de telas que sean fáciles de lavar y que absorban el sudor.</w:t>
            </w:r>
          </w:p>
          <w:p w14:paraId="7AEB64BD" w14:textId="77777777" w:rsidR="00A95B99" w:rsidRPr="00EA4D5F" w:rsidRDefault="00A95B99" w:rsidP="00A95B99">
            <w:pPr>
              <w:widowControl w:val="0"/>
              <w:spacing w:line="240" w:lineRule="auto"/>
            </w:pPr>
            <w:r w:rsidRPr="00EA4D5F">
              <w:t xml:space="preserve">5. Forma de colocarse: </w:t>
            </w:r>
          </w:p>
          <w:p w14:paraId="3384A9A3" w14:textId="77777777" w:rsidR="00A95B99" w:rsidRPr="00EA4D5F" w:rsidRDefault="00A95B99" w:rsidP="00A95B99">
            <w:pPr>
              <w:widowControl w:val="0"/>
              <w:spacing w:line="240" w:lineRule="auto"/>
            </w:pPr>
            <w:r w:rsidRPr="00EA4D5F">
              <w:t>Si es para mujeres, el cabello debe estar bien recogido.</w:t>
            </w:r>
          </w:p>
          <w:p w14:paraId="00000245" w14:textId="0C7042A7" w:rsidR="00BA5412" w:rsidRPr="00EA4D5F" w:rsidRDefault="00A95B99" w:rsidP="00A95B99">
            <w:pPr>
              <w:widowControl w:val="0"/>
              <w:spacing w:line="240" w:lineRule="auto"/>
            </w:pPr>
            <w:r w:rsidRPr="00EA4D5F">
              <w:t>La cofia debe sujetarse con ambas manos y luego colocarse sobre la cabeza para cubrir cierta parte de la frente para evitar la caída del cabello. Para cubrir toda la zona de la cabeza para que no se escape el pelo, átala, sujeta ambas tiras y ajusta al tamaño de la cabeza.</w:t>
            </w:r>
            <w:r w:rsidR="00957603" w:rsidRPr="00EA4D5F">
              <w:t xml:space="preserve"> </w:t>
            </w:r>
            <w:r w:rsidR="00C16BDA" w:rsidRPr="00EA4D5F">
              <w:t>Cubrir toda el área de la cabeza</w:t>
            </w:r>
            <w:r w:rsidR="00957603" w:rsidRPr="00EA4D5F">
              <w:t xml:space="preserve">. </w:t>
            </w:r>
          </w:p>
        </w:tc>
      </w:tr>
      <w:tr w:rsidR="00EA4D5F" w:rsidRPr="00EA4D5F" w14:paraId="699F83D4" w14:textId="77777777">
        <w:tc>
          <w:tcPr>
            <w:tcW w:w="3999" w:type="dxa"/>
            <w:shd w:val="clear" w:color="auto" w:fill="auto"/>
            <w:tcMar>
              <w:top w:w="100" w:type="dxa"/>
              <w:left w:w="100" w:type="dxa"/>
              <w:bottom w:w="100" w:type="dxa"/>
              <w:right w:w="100" w:type="dxa"/>
            </w:tcMar>
          </w:tcPr>
          <w:p w14:paraId="00000246" w14:textId="77777777" w:rsidR="00BA5412" w:rsidRPr="00EA4D5F" w:rsidRDefault="00000000">
            <w:pPr>
              <w:widowControl w:val="0"/>
              <w:spacing w:line="240" w:lineRule="auto"/>
              <w:jc w:val="center"/>
            </w:pPr>
            <w:sdt>
              <w:sdtPr>
                <w:tag w:val="goog_rdk_45"/>
                <w:id w:val="-1564782830"/>
              </w:sdtPr>
              <w:sdtContent>
                <w:commentRangeStart w:id="62"/>
              </w:sdtContent>
            </w:sdt>
            <w:r w:rsidR="002115D9" w:rsidRPr="00733E71">
              <w:rPr>
                <w:noProof/>
              </w:rPr>
              <w:drawing>
                <wp:inline distT="0" distB="0" distL="0" distR="0" wp14:anchorId="05ADAFCC" wp14:editId="733DD7AF">
                  <wp:extent cx="1162050" cy="1162050"/>
                  <wp:effectExtent l="0" t="0" r="0" b="0"/>
                  <wp:docPr id="1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1162050" cy="1162050"/>
                          </a:xfrm>
                          <a:prstGeom prst="rect">
                            <a:avLst/>
                          </a:prstGeom>
                          <a:ln/>
                        </pic:spPr>
                      </pic:pic>
                    </a:graphicData>
                  </a:graphic>
                </wp:inline>
              </w:drawing>
            </w:r>
            <w:commentRangeEnd w:id="62"/>
            <w:r w:rsidR="002115D9" w:rsidRPr="002C4840">
              <w:commentReference w:id="62"/>
            </w:r>
          </w:p>
          <w:p w14:paraId="00000247" w14:textId="77777777" w:rsidR="00BA5412" w:rsidRPr="002C4840" w:rsidRDefault="002115D9">
            <w:pPr>
              <w:widowControl w:val="0"/>
              <w:spacing w:line="240" w:lineRule="auto"/>
            </w:pPr>
            <w:r w:rsidRPr="001179E1">
              <w:rPr>
                <w:b/>
              </w:rPr>
              <w:t xml:space="preserve">Imagen: </w:t>
            </w:r>
            <w:r w:rsidRPr="00733E71">
              <w:t>635700_i34</w:t>
            </w:r>
          </w:p>
        </w:tc>
        <w:tc>
          <w:tcPr>
            <w:tcW w:w="9413" w:type="dxa"/>
            <w:shd w:val="clear" w:color="auto" w:fill="auto"/>
            <w:tcMar>
              <w:top w:w="100" w:type="dxa"/>
              <w:left w:w="100" w:type="dxa"/>
              <w:bottom w:w="100" w:type="dxa"/>
              <w:right w:w="100" w:type="dxa"/>
            </w:tcMar>
          </w:tcPr>
          <w:p w14:paraId="00000248" w14:textId="77777777" w:rsidR="00BA5412" w:rsidRPr="00EA4D5F" w:rsidRDefault="002115D9">
            <w:pPr>
              <w:widowControl w:val="0"/>
              <w:spacing w:line="240" w:lineRule="auto"/>
              <w:rPr>
                <w:i/>
              </w:rPr>
            </w:pPr>
            <w:r w:rsidRPr="00EA4D5F">
              <w:rPr>
                <w:i/>
              </w:rPr>
              <w:t>Ojos</w:t>
            </w:r>
          </w:p>
          <w:p w14:paraId="00000249" w14:textId="77777777" w:rsidR="00BA5412" w:rsidRPr="00EA4D5F" w:rsidRDefault="00BA5412">
            <w:pPr>
              <w:widowControl w:val="0"/>
              <w:spacing w:line="240" w:lineRule="auto"/>
              <w:rPr>
                <w:i/>
              </w:rPr>
            </w:pPr>
          </w:p>
          <w:p w14:paraId="50B0B9D0" w14:textId="77777777" w:rsidR="00A95B99" w:rsidRPr="00EA4D5F" w:rsidRDefault="00A95B99">
            <w:pPr>
              <w:widowControl w:val="0"/>
              <w:spacing w:line="240" w:lineRule="auto"/>
            </w:pPr>
            <w:r w:rsidRPr="00EA4D5F">
              <w:t>Se recomienda el uso de gafas de protección: en caso de exposición a salpicaduras de productos químicos o en presencia de gases, vapores y humos.</w:t>
            </w:r>
          </w:p>
          <w:p w14:paraId="0000024B" w14:textId="1C57003C" w:rsidR="00BA5412" w:rsidRPr="00EA4D5F" w:rsidRDefault="002115D9">
            <w:pPr>
              <w:widowControl w:val="0"/>
              <w:spacing w:line="240" w:lineRule="auto"/>
            </w:pPr>
            <w:r w:rsidRPr="00EA4D5F">
              <w:t xml:space="preserve">1. Debe verificarse que no se encuentren en mal estado, rayadas, partidas. </w:t>
            </w:r>
          </w:p>
          <w:p w14:paraId="0000024C" w14:textId="49990216" w:rsidR="00BA5412" w:rsidRPr="00EA4D5F" w:rsidRDefault="002115D9">
            <w:pPr>
              <w:widowControl w:val="0"/>
              <w:spacing w:line="240" w:lineRule="auto"/>
            </w:pPr>
            <w:r w:rsidRPr="00EA4D5F">
              <w:t xml:space="preserve">2. Se deben </w:t>
            </w:r>
            <w:r w:rsidR="00957603" w:rsidRPr="00EA4D5F">
              <w:t>higienizar</w:t>
            </w:r>
            <w:r w:rsidRPr="00EA4D5F">
              <w:t xml:space="preserve"> con frecuencia. </w:t>
            </w:r>
          </w:p>
          <w:p w14:paraId="0000024D" w14:textId="77777777" w:rsidR="00BA5412" w:rsidRPr="00EA4D5F" w:rsidRDefault="002115D9">
            <w:pPr>
              <w:widowControl w:val="0"/>
              <w:spacing w:line="240" w:lineRule="auto"/>
            </w:pPr>
            <w:r w:rsidRPr="00EA4D5F">
              <w:t xml:space="preserve">3. Usar solo en el área de proceso. </w:t>
            </w:r>
          </w:p>
          <w:p w14:paraId="0000024E" w14:textId="77777777" w:rsidR="00BA5412" w:rsidRPr="00EA4D5F" w:rsidRDefault="002115D9">
            <w:pPr>
              <w:widowControl w:val="0"/>
              <w:spacing w:line="240" w:lineRule="auto"/>
            </w:pPr>
            <w:r w:rsidRPr="00EA4D5F">
              <w:t xml:space="preserve">4. Forma de colocarse: </w:t>
            </w:r>
          </w:p>
          <w:p w14:paraId="00000250" w14:textId="6DCF153F" w:rsidR="00BA5412" w:rsidRPr="00EA4D5F" w:rsidRDefault="00A95B99" w:rsidP="00C16BDA">
            <w:pPr>
              <w:widowControl w:val="0"/>
              <w:spacing w:line="240" w:lineRule="auto"/>
            </w:pPr>
            <w:r w:rsidRPr="00EA4D5F">
              <w:t>Sostenga cada pata de las gafas con ambas manos y levántelas hacia su cara. Colócalos directamente sobre la nariz.</w:t>
            </w:r>
          </w:p>
        </w:tc>
      </w:tr>
      <w:tr w:rsidR="00EA4D5F" w:rsidRPr="00EA4D5F" w14:paraId="317FA01B" w14:textId="77777777">
        <w:tc>
          <w:tcPr>
            <w:tcW w:w="3999" w:type="dxa"/>
            <w:shd w:val="clear" w:color="auto" w:fill="auto"/>
            <w:tcMar>
              <w:top w:w="100" w:type="dxa"/>
              <w:left w:w="100" w:type="dxa"/>
              <w:bottom w:w="100" w:type="dxa"/>
              <w:right w:w="100" w:type="dxa"/>
            </w:tcMar>
          </w:tcPr>
          <w:p w14:paraId="00000251" w14:textId="77777777" w:rsidR="00BA5412" w:rsidRPr="00EA4D5F" w:rsidRDefault="00000000">
            <w:pPr>
              <w:widowControl w:val="0"/>
              <w:spacing w:line="240" w:lineRule="auto"/>
              <w:jc w:val="center"/>
            </w:pPr>
            <w:sdt>
              <w:sdtPr>
                <w:tag w:val="goog_rdk_46"/>
                <w:id w:val="1327633677"/>
              </w:sdtPr>
              <w:sdtContent>
                <w:commentRangeStart w:id="63"/>
              </w:sdtContent>
            </w:sdt>
            <w:r w:rsidR="002115D9" w:rsidRPr="00733E71">
              <w:rPr>
                <w:noProof/>
              </w:rPr>
              <w:drawing>
                <wp:inline distT="0" distB="0" distL="0" distR="0" wp14:anchorId="268845B8" wp14:editId="54E7621C">
                  <wp:extent cx="1009650" cy="1009650"/>
                  <wp:effectExtent l="0" t="0" r="0" b="0"/>
                  <wp:docPr id="1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1009650" cy="1009650"/>
                          </a:xfrm>
                          <a:prstGeom prst="rect">
                            <a:avLst/>
                          </a:prstGeom>
                          <a:ln/>
                        </pic:spPr>
                      </pic:pic>
                    </a:graphicData>
                  </a:graphic>
                </wp:inline>
              </w:drawing>
            </w:r>
            <w:commentRangeEnd w:id="63"/>
            <w:r w:rsidR="002115D9" w:rsidRPr="002C4840">
              <w:commentReference w:id="63"/>
            </w:r>
          </w:p>
          <w:p w14:paraId="00000252" w14:textId="77777777" w:rsidR="00BA5412" w:rsidRPr="002C4840" w:rsidRDefault="002115D9">
            <w:pPr>
              <w:widowControl w:val="0"/>
              <w:spacing w:line="240" w:lineRule="auto"/>
            </w:pPr>
            <w:r w:rsidRPr="001179E1">
              <w:rPr>
                <w:b/>
              </w:rPr>
              <w:t xml:space="preserve">Imagen: </w:t>
            </w:r>
            <w:r w:rsidRPr="00733E71">
              <w:t>635700_i35</w:t>
            </w:r>
          </w:p>
        </w:tc>
        <w:tc>
          <w:tcPr>
            <w:tcW w:w="9413" w:type="dxa"/>
            <w:shd w:val="clear" w:color="auto" w:fill="auto"/>
            <w:tcMar>
              <w:top w:w="100" w:type="dxa"/>
              <w:left w:w="100" w:type="dxa"/>
              <w:bottom w:w="100" w:type="dxa"/>
              <w:right w:w="100" w:type="dxa"/>
            </w:tcMar>
          </w:tcPr>
          <w:p w14:paraId="00000253" w14:textId="77777777" w:rsidR="00BA5412" w:rsidRPr="00EA4D5F" w:rsidRDefault="002115D9">
            <w:pPr>
              <w:widowControl w:val="0"/>
              <w:spacing w:line="240" w:lineRule="auto"/>
              <w:rPr>
                <w:i/>
              </w:rPr>
            </w:pPr>
            <w:r w:rsidRPr="00EA4D5F">
              <w:rPr>
                <w:i/>
              </w:rPr>
              <w:t>Sistema Respiratorio</w:t>
            </w:r>
          </w:p>
          <w:p w14:paraId="00000254" w14:textId="77777777" w:rsidR="00BA5412" w:rsidRPr="00EA4D5F" w:rsidRDefault="00BA5412">
            <w:pPr>
              <w:widowControl w:val="0"/>
              <w:spacing w:line="240" w:lineRule="auto"/>
              <w:rPr>
                <w:i/>
              </w:rPr>
            </w:pPr>
          </w:p>
          <w:p w14:paraId="0FFA1137" w14:textId="0043DCBA" w:rsidR="00C16BDA" w:rsidRPr="00EA4D5F" w:rsidRDefault="00C16BDA">
            <w:pPr>
              <w:widowControl w:val="0"/>
              <w:spacing w:line="240" w:lineRule="auto"/>
            </w:pPr>
            <w:r w:rsidRPr="00EA4D5F">
              <w:t xml:space="preserve">Se </w:t>
            </w:r>
            <w:r w:rsidR="00276F80" w:rsidRPr="00EA4D5F">
              <w:t xml:space="preserve">sugiere </w:t>
            </w:r>
            <w:r w:rsidR="00A95B99" w:rsidRPr="00EA4D5F">
              <w:t xml:space="preserve">usar </w:t>
            </w:r>
            <w:r w:rsidRPr="00EA4D5F">
              <w:t>una máscara facial si se encuentra en un entorno con partículas en el aire, como polvo de algodón o cemento y otras partículas de piezas pulidas.</w:t>
            </w:r>
          </w:p>
          <w:p w14:paraId="00000256" w14:textId="0DF1E7A1" w:rsidR="00BA5412" w:rsidRPr="00EA4D5F" w:rsidRDefault="002115D9">
            <w:pPr>
              <w:widowControl w:val="0"/>
              <w:spacing w:line="240" w:lineRule="auto"/>
            </w:pPr>
            <w:r w:rsidRPr="00EA4D5F">
              <w:t xml:space="preserve">1. Se debe inspeccionar para verificar si están dañados (por ejemplo, quebraduras) y para verificar su integridad estructural. </w:t>
            </w:r>
          </w:p>
          <w:p w14:paraId="00000257" w14:textId="77777777" w:rsidR="00BA5412" w:rsidRPr="00EA4D5F" w:rsidRDefault="002115D9">
            <w:pPr>
              <w:widowControl w:val="0"/>
              <w:spacing w:line="240" w:lineRule="auto"/>
            </w:pPr>
            <w:r w:rsidRPr="00EA4D5F">
              <w:t xml:space="preserve">2. Antes de ponerse una mascarilla o un respirador, lávese las manos por completo con agua y jabón. Utilice un desinfectante para mano a base de alcohol si no tiene agua y jabón. </w:t>
            </w:r>
          </w:p>
          <w:p w14:paraId="00000258" w14:textId="77777777" w:rsidR="00BA5412" w:rsidRPr="00EA4D5F" w:rsidRDefault="002115D9">
            <w:pPr>
              <w:widowControl w:val="0"/>
              <w:spacing w:line="240" w:lineRule="auto"/>
            </w:pPr>
            <w:r w:rsidRPr="00EA4D5F">
              <w:t xml:space="preserve">3. No se debe compartir </w:t>
            </w:r>
          </w:p>
          <w:p w14:paraId="00000259" w14:textId="34306D8E" w:rsidR="00BA5412" w:rsidRPr="00EA4D5F" w:rsidRDefault="002115D9">
            <w:pPr>
              <w:widowControl w:val="0"/>
              <w:spacing w:line="240" w:lineRule="auto"/>
            </w:pPr>
            <w:r w:rsidRPr="00EA4D5F">
              <w:t xml:space="preserve">4. Cambie el tapabocas </w:t>
            </w:r>
            <w:r w:rsidR="00957603" w:rsidRPr="00EA4D5F">
              <w:t xml:space="preserve">con frecuencia. </w:t>
            </w:r>
            <w:r w:rsidRPr="00EA4D5F">
              <w:t xml:space="preserve"> </w:t>
            </w:r>
          </w:p>
          <w:p w14:paraId="0000025A" w14:textId="77777777" w:rsidR="00BA5412" w:rsidRPr="00EA4D5F" w:rsidRDefault="002115D9">
            <w:pPr>
              <w:widowControl w:val="0"/>
              <w:spacing w:line="240" w:lineRule="auto"/>
            </w:pPr>
            <w:r w:rsidRPr="00EA4D5F">
              <w:t xml:space="preserve">5. Forma de colocarse:  </w:t>
            </w:r>
          </w:p>
          <w:p w14:paraId="0000025C" w14:textId="1700F883" w:rsidR="00BA5412" w:rsidRPr="00EA4D5F" w:rsidRDefault="00A95B99" w:rsidP="00C16BDA">
            <w:pPr>
              <w:widowControl w:val="0"/>
              <w:spacing w:line="240" w:lineRule="auto"/>
            </w:pPr>
            <w:r w:rsidRPr="00EA4D5F">
              <w:t>Retire la máscara de la bolsa y salga de la alianza. Primero, ate una cinta o elástico alrededor del centro de la cabeza y el cuello.</w:t>
            </w:r>
          </w:p>
        </w:tc>
      </w:tr>
      <w:tr w:rsidR="00EA4D5F" w:rsidRPr="00EA4D5F" w14:paraId="10663388" w14:textId="77777777">
        <w:tc>
          <w:tcPr>
            <w:tcW w:w="3999" w:type="dxa"/>
            <w:shd w:val="clear" w:color="auto" w:fill="auto"/>
            <w:tcMar>
              <w:top w:w="100" w:type="dxa"/>
              <w:left w:w="100" w:type="dxa"/>
              <w:bottom w:w="100" w:type="dxa"/>
              <w:right w:w="100" w:type="dxa"/>
            </w:tcMar>
          </w:tcPr>
          <w:p w14:paraId="0000025D" w14:textId="77777777" w:rsidR="00BA5412" w:rsidRPr="00EA4D5F" w:rsidRDefault="00000000">
            <w:pPr>
              <w:widowControl w:val="0"/>
              <w:spacing w:line="240" w:lineRule="auto"/>
              <w:jc w:val="center"/>
              <w:rPr>
                <w:b/>
              </w:rPr>
            </w:pPr>
            <w:sdt>
              <w:sdtPr>
                <w:tag w:val="goog_rdk_47"/>
                <w:id w:val="274451306"/>
              </w:sdtPr>
              <w:sdtContent>
                <w:commentRangeStart w:id="64"/>
              </w:sdtContent>
            </w:sdt>
            <w:r w:rsidR="002115D9" w:rsidRPr="00733E71">
              <w:rPr>
                <w:b/>
                <w:noProof/>
              </w:rPr>
              <w:drawing>
                <wp:inline distT="0" distB="0" distL="0" distR="0" wp14:anchorId="4BABA3D6" wp14:editId="12B93684">
                  <wp:extent cx="971550" cy="971550"/>
                  <wp:effectExtent l="0" t="0" r="0" b="0"/>
                  <wp:docPr id="1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971550" cy="971550"/>
                          </a:xfrm>
                          <a:prstGeom prst="rect">
                            <a:avLst/>
                          </a:prstGeom>
                          <a:ln/>
                        </pic:spPr>
                      </pic:pic>
                    </a:graphicData>
                  </a:graphic>
                </wp:inline>
              </w:drawing>
            </w:r>
            <w:commentRangeEnd w:id="64"/>
            <w:r w:rsidR="002115D9" w:rsidRPr="002C4840">
              <w:commentReference w:id="64"/>
            </w:r>
          </w:p>
          <w:p w14:paraId="0000025E" w14:textId="77777777" w:rsidR="00BA5412" w:rsidRPr="002C4840" w:rsidRDefault="002115D9">
            <w:pPr>
              <w:widowControl w:val="0"/>
              <w:spacing w:line="240" w:lineRule="auto"/>
            </w:pPr>
            <w:r w:rsidRPr="001179E1">
              <w:rPr>
                <w:b/>
              </w:rPr>
              <w:t xml:space="preserve">Imagen: </w:t>
            </w:r>
            <w:r w:rsidRPr="00733E71">
              <w:t>635700_i36</w:t>
            </w:r>
          </w:p>
        </w:tc>
        <w:tc>
          <w:tcPr>
            <w:tcW w:w="9413" w:type="dxa"/>
            <w:shd w:val="clear" w:color="auto" w:fill="auto"/>
            <w:tcMar>
              <w:top w:w="100" w:type="dxa"/>
              <w:left w:w="100" w:type="dxa"/>
              <w:bottom w:w="100" w:type="dxa"/>
              <w:right w:w="100" w:type="dxa"/>
            </w:tcMar>
          </w:tcPr>
          <w:p w14:paraId="0000025F" w14:textId="77777777" w:rsidR="00BA5412" w:rsidRPr="00EA4D5F" w:rsidRDefault="002115D9">
            <w:pPr>
              <w:widowControl w:val="0"/>
              <w:spacing w:line="240" w:lineRule="auto"/>
              <w:rPr>
                <w:i/>
              </w:rPr>
            </w:pPr>
            <w:r w:rsidRPr="00EA4D5F">
              <w:rPr>
                <w:i/>
              </w:rPr>
              <w:t>Oídos</w:t>
            </w:r>
          </w:p>
          <w:p w14:paraId="00000260" w14:textId="77777777" w:rsidR="00BA5412" w:rsidRPr="00EA4D5F" w:rsidRDefault="00BA5412">
            <w:pPr>
              <w:widowControl w:val="0"/>
              <w:spacing w:line="240" w:lineRule="auto"/>
              <w:rPr>
                <w:i/>
              </w:rPr>
            </w:pPr>
          </w:p>
          <w:p w14:paraId="00000261" w14:textId="77777777" w:rsidR="00BA5412" w:rsidRPr="00EA4D5F" w:rsidRDefault="002115D9">
            <w:pPr>
              <w:widowControl w:val="0"/>
              <w:spacing w:line="240" w:lineRule="auto"/>
            </w:pPr>
            <w:r w:rsidRPr="00EA4D5F">
              <w:t xml:space="preserve">Se recomienda el uso de tapa oídos tipo Copa u Orejeras, los cuales atenúan el ruido 33 dB aproximadamente. Cubren la totalidad de la oreja. </w:t>
            </w:r>
          </w:p>
          <w:p w14:paraId="00000262" w14:textId="77777777" w:rsidR="00BA5412" w:rsidRPr="00EA4D5F" w:rsidRDefault="002115D9">
            <w:pPr>
              <w:widowControl w:val="0"/>
              <w:spacing w:line="240" w:lineRule="auto"/>
            </w:pPr>
            <w:r w:rsidRPr="00EA4D5F">
              <w:t xml:space="preserve">1. Se debe inspeccionar verificar que no estén dañados. </w:t>
            </w:r>
          </w:p>
          <w:p w14:paraId="00000263" w14:textId="77777777" w:rsidR="00BA5412" w:rsidRPr="00EA4D5F" w:rsidRDefault="002115D9">
            <w:pPr>
              <w:widowControl w:val="0"/>
              <w:spacing w:line="240" w:lineRule="auto"/>
            </w:pPr>
            <w:r w:rsidRPr="00EA4D5F">
              <w:t xml:space="preserve">2. Las almohadillas pueden lavarse con agua tibia y jabón, debiéndose enjuagar bien. </w:t>
            </w:r>
          </w:p>
          <w:p w14:paraId="00000264" w14:textId="77777777" w:rsidR="00BA5412" w:rsidRPr="00EA4D5F" w:rsidRDefault="002115D9">
            <w:pPr>
              <w:widowControl w:val="0"/>
              <w:spacing w:line="240" w:lineRule="auto"/>
            </w:pPr>
            <w:r w:rsidRPr="00EA4D5F">
              <w:t xml:space="preserve">3. Normalmente es necesario cambiar las almohadillas dos o más veces al año, siempre que </w:t>
            </w:r>
            <w:r w:rsidRPr="00EA4D5F">
              <w:lastRenderedPageBreak/>
              <w:t xml:space="preserve">se vuelvan rígidas, se agrieten o no sean capaces de formar un cierre hermético. </w:t>
            </w:r>
          </w:p>
          <w:p w14:paraId="00000266" w14:textId="447C0BAC" w:rsidR="00BA5412" w:rsidRPr="00EA4D5F" w:rsidRDefault="002115D9">
            <w:pPr>
              <w:widowControl w:val="0"/>
              <w:spacing w:line="240" w:lineRule="auto"/>
            </w:pPr>
            <w:r w:rsidRPr="00EA4D5F">
              <w:t xml:space="preserve">4. No estire ni abuse del arnés ya que esto reducirá la protección ofrecida. </w:t>
            </w:r>
          </w:p>
          <w:p w14:paraId="00000267" w14:textId="40D296EE" w:rsidR="00BA5412" w:rsidRPr="00EA4D5F" w:rsidRDefault="00957603">
            <w:pPr>
              <w:widowControl w:val="0"/>
              <w:spacing w:line="240" w:lineRule="auto"/>
            </w:pPr>
            <w:r w:rsidRPr="00EA4D5F">
              <w:t>5</w:t>
            </w:r>
            <w:r w:rsidR="002115D9" w:rsidRPr="00EA4D5F">
              <w:t xml:space="preserve">. Forma de colocarse: </w:t>
            </w:r>
          </w:p>
          <w:p w14:paraId="1B1A0EA7" w14:textId="77777777" w:rsidR="00C16BDA" w:rsidRPr="00EA4D5F" w:rsidRDefault="00C16BDA" w:rsidP="00C16BDA">
            <w:pPr>
              <w:widowControl w:val="0"/>
              <w:spacing w:line="240" w:lineRule="auto"/>
            </w:pPr>
            <w:r w:rsidRPr="00EA4D5F">
              <w:t xml:space="preserve">Deben encerrar las orejas completamente formando un cierre hermético con la cabeza. </w:t>
            </w:r>
          </w:p>
          <w:p w14:paraId="51B0CE1F" w14:textId="77777777" w:rsidR="00C16BDA" w:rsidRPr="00EA4D5F" w:rsidRDefault="00C16BDA" w:rsidP="00C16BDA">
            <w:pPr>
              <w:widowControl w:val="0"/>
              <w:spacing w:line="240" w:lineRule="auto"/>
            </w:pPr>
            <w:r w:rsidRPr="00EA4D5F">
              <w:t>Ajuste las copas para que las almohadillas se presionen uniformemente alrededor de la oreja para una reducción de ruido óptima.</w:t>
            </w:r>
          </w:p>
          <w:p w14:paraId="519668F1" w14:textId="77777777" w:rsidR="00BA5412" w:rsidRPr="00EA4D5F" w:rsidRDefault="00C16BDA" w:rsidP="00C16BDA">
            <w:pPr>
              <w:widowControl w:val="0"/>
              <w:spacing w:line="240" w:lineRule="auto"/>
            </w:pPr>
            <w:r w:rsidRPr="00EA4D5F">
              <w:t>Aparte el cabello para evitar que quede entre las almohadillas y la cabeza.</w:t>
            </w:r>
          </w:p>
          <w:p w14:paraId="0000026B" w14:textId="0060EACF" w:rsidR="00C16BDA" w:rsidRPr="00EA4D5F" w:rsidRDefault="00C16BDA" w:rsidP="00C16BDA">
            <w:pPr>
              <w:widowControl w:val="0"/>
              <w:spacing w:line="240" w:lineRule="auto"/>
            </w:pPr>
            <w:r w:rsidRPr="00EA4D5F">
              <w:t>No use tapas u otros accesorios que puedan interferir con el sello.</w:t>
            </w:r>
          </w:p>
        </w:tc>
      </w:tr>
      <w:tr w:rsidR="00EA4D5F" w:rsidRPr="00EA4D5F" w14:paraId="7CA897DC" w14:textId="77777777">
        <w:tc>
          <w:tcPr>
            <w:tcW w:w="3999" w:type="dxa"/>
            <w:shd w:val="clear" w:color="auto" w:fill="auto"/>
            <w:tcMar>
              <w:top w:w="100" w:type="dxa"/>
              <w:left w:w="100" w:type="dxa"/>
              <w:bottom w:w="100" w:type="dxa"/>
              <w:right w:w="100" w:type="dxa"/>
            </w:tcMar>
          </w:tcPr>
          <w:p w14:paraId="0000026C" w14:textId="77777777" w:rsidR="00BA5412" w:rsidRPr="00EA4D5F" w:rsidRDefault="00000000">
            <w:pPr>
              <w:widowControl w:val="0"/>
              <w:spacing w:line="240" w:lineRule="auto"/>
              <w:jc w:val="center"/>
              <w:rPr>
                <w:b/>
              </w:rPr>
            </w:pPr>
            <w:sdt>
              <w:sdtPr>
                <w:tag w:val="goog_rdk_48"/>
                <w:id w:val="2007401410"/>
              </w:sdtPr>
              <w:sdtContent>
                <w:commentRangeStart w:id="65"/>
              </w:sdtContent>
            </w:sdt>
            <w:r w:rsidR="002115D9" w:rsidRPr="002C4840">
              <w:rPr>
                <w:b/>
                <w:noProof/>
              </w:rPr>
              <w:drawing>
                <wp:inline distT="0" distB="0" distL="0" distR="0" wp14:anchorId="666D1D66" wp14:editId="030DBBC8">
                  <wp:extent cx="1143000" cy="1143000"/>
                  <wp:effectExtent l="0" t="0" r="0" b="0"/>
                  <wp:docPr id="18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1"/>
                          <a:srcRect/>
                          <a:stretch>
                            <a:fillRect/>
                          </a:stretch>
                        </pic:blipFill>
                        <pic:spPr>
                          <a:xfrm>
                            <a:off x="0" y="0"/>
                            <a:ext cx="1143000" cy="1143000"/>
                          </a:xfrm>
                          <a:prstGeom prst="rect">
                            <a:avLst/>
                          </a:prstGeom>
                          <a:ln/>
                        </pic:spPr>
                      </pic:pic>
                    </a:graphicData>
                  </a:graphic>
                </wp:inline>
              </w:drawing>
            </w:r>
            <w:commentRangeEnd w:id="65"/>
            <w:r w:rsidR="002115D9" w:rsidRPr="002C4840">
              <w:commentReference w:id="65"/>
            </w:r>
          </w:p>
          <w:p w14:paraId="0000026D" w14:textId="77777777" w:rsidR="00BA5412" w:rsidRPr="002C4840" w:rsidRDefault="002115D9">
            <w:pPr>
              <w:widowControl w:val="0"/>
              <w:spacing w:line="240" w:lineRule="auto"/>
            </w:pPr>
            <w:r w:rsidRPr="001179E1">
              <w:rPr>
                <w:b/>
              </w:rPr>
              <w:t xml:space="preserve">Imagen: </w:t>
            </w:r>
            <w:r w:rsidRPr="002C4840">
              <w:t>635700_i37</w:t>
            </w:r>
          </w:p>
        </w:tc>
        <w:tc>
          <w:tcPr>
            <w:tcW w:w="9413" w:type="dxa"/>
            <w:shd w:val="clear" w:color="auto" w:fill="auto"/>
            <w:tcMar>
              <w:top w:w="100" w:type="dxa"/>
              <w:left w:w="100" w:type="dxa"/>
              <w:bottom w:w="100" w:type="dxa"/>
              <w:right w:w="100" w:type="dxa"/>
            </w:tcMar>
          </w:tcPr>
          <w:p w14:paraId="0000026E" w14:textId="77777777" w:rsidR="00BA5412" w:rsidRPr="00EA4D5F" w:rsidRDefault="002115D9">
            <w:pPr>
              <w:widowControl w:val="0"/>
              <w:spacing w:line="240" w:lineRule="auto"/>
              <w:rPr>
                <w:i/>
              </w:rPr>
            </w:pPr>
            <w:r w:rsidRPr="00EA4D5F">
              <w:rPr>
                <w:i/>
              </w:rPr>
              <w:t xml:space="preserve">Manos </w:t>
            </w:r>
          </w:p>
          <w:p w14:paraId="0000026F" w14:textId="77777777" w:rsidR="00BA5412" w:rsidRPr="00EA4D5F" w:rsidRDefault="00BA5412">
            <w:pPr>
              <w:widowControl w:val="0"/>
              <w:spacing w:line="240" w:lineRule="auto"/>
              <w:rPr>
                <w:i/>
              </w:rPr>
            </w:pPr>
          </w:p>
          <w:p w14:paraId="00000270" w14:textId="77777777" w:rsidR="00BA5412" w:rsidRPr="00EA4D5F" w:rsidRDefault="002115D9">
            <w:pPr>
              <w:widowControl w:val="0"/>
              <w:spacing w:line="240" w:lineRule="auto"/>
            </w:pPr>
            <w:r w:rsidRPr="00EA4D5F">
              <w:t>Se recomienda el uso de guantes de carnaza.</w:t>
            </w:r>
          </w:p>
          <w:p w14:paraId="00000271" w14:textId="77777777" w:rsidR="00BA5412" w:rsidRPr="00EA4D5F" w:rsidRDefault="00BA5412">
            <w:pPr>
              <w:widowControl w:val="0"/>
              <w:spacing w:line="240" w:lineRule="auto"/>
            </w:pPr>
          </w:p>
          <w:p w14:paraId="00000272" w14:textId="77777777" w:rsidR="00BA5412" w:rsidRPr="00EA4D5F" w:rsidRDefault="002115D9">
            <w:pPr>
              <w:widowControl w:val="0"/>
              <w:spacing w:line="240" w:lineRule="auto"/>
            </w:pPr>
            <w:r w:rsidRPr="00EA4D5F">
              <w:t xml:space="preserve">1. Se debe verificar que la talla sea la apropiada. </w:t>
            </w:r>
          </w:p>
          <w:p w14:paraId="00000273" w14:textId="77777777" w:rsidR="00BA5412" w:rsidRPr="00EA4D5F" w:rsidRDefault="002115D9">
            <w:pPr>
              <w:widowControl w:val="0"/>
              <w:spacing w:line="240" w:lineRule="auto"/>
            </w:pPr>
            <w:r w:rsidRPr="00EA4D5F">
              <w:t xml:space="preserve">2. Los guantes que se encuentren en mal estado, rotos, rasgados, o impregnados no deben ser utilizados. </w:t>
            </w:r>
          </w:p>
          <w:p w14:paraId="00000274" w14:textId="77777777" w:rsidR="00BA5412" w:rsidRPr="00EA4D5F" w:rsidRDefault="002115D9">
            <w:pPr>
              <w:widowControl w:val="0"/>
              <w:spacing w:line="240" w:lineRule="auto"/>
            </w:pPr>
            <w:r w:rsidRPr="00EA4D5F">
              <w:t xml:space="preserve">3. Se debe revisar que no haya ningún animal (insectos) dentro de los guantes. </w:t>
            </w:r>
          </w:p>
          <w:p w14:paraId="00000275" w14:textId="77777777" w:rsidR="00BA5412" w:rsidRPr="00EA4D5F" w:rsidRDefault="002115D9">
            <w:pPr>
              <w:widowControl w:val="0"/>
              <w:spacing w:line="240" w:lineRule="auto"/>
            </w:pPr>
            <w:r w:rsidRPr="00EA4D5F">
              <w:t xml:space="preserve">4. Forma de colocarse: </w:t>
            </w:r>
          </w:p>
          <w:p w14:paraId="00000276" w14:textId="77777777" w:rsidR="00BA5412" w:rsidRPr="00EA4D5F" w:rsidRDefault="002115D9">
            <w:pPr>
              <w:widowControl w:val="0"/>
              <w:spacing w:line="240" w:lineRule="auto"/>
            </w:pPr>
            <w:r w:rsidRPr="00EA4D5F">
              <w:t xml:space="preserve">Introduce la mano dentro del guante. </w:t>
            </w:r>
          </w:p>
          <w:p w14:paraId="00000277" w14:textId="77777777" w:rsidR="00BA5412" w:rsidRPr="00EA4D5F" w:rsidRDefault="002115D9">
            <w:pPr>
              <w:widowControl w:val="0"/>
              <w:spacing w:line="240" w:lineRule="auto"/>
            </w:pPr>
            <w:r w:rsidRPr="00EA4D5F">
              <w:t>Extienda los guantes para que cubran la parte del puño.</w:t>
            </w:r>
          </w:p>
          <w:p w14:paraId="00000278" w14:textId="77777777" w:rsidR="00BA5412" w:rsidRPr="00EA4D5F" w:rsidRDefault="00BA5412">
            <w:pPr>
              <w:widowControl w:val="0"/>
              <w:spacing w:line="240" w:lineRule="auto"/>
            </w:pPr>
          </w:p>
          <w:p w14:paraId="00000279" w14:textId="77777777" w:rsidR="00BA5412" w:rsidRPr="00EA4D5F" w:rsidRDefault="002115D9">
            <w:pPr>
              <w:widowControl w:val="0"/>
              <w:spacing w:line="240" w:lineRule="auto"/>
            </w:pPr>
            <w:r w:rsidRPr="00EA4D5F">
              <w:t>Guantes aislantes de altas temperaturas largas.</w:t>
            </w:r>
          </w:p>
          <w:p w14:paraId="0000027A" w14:textId="77777777" w:rsidR="00BA5412" w:rsidRPr="00EA4D5F" w:rsidRDefault="00BA5412">
            <w:pPr>
              <w:widowControl w:val="0"/>
              <w:spacing w:line="240" w:lineRule="auto"/>
            </w:pPr>
          </w:p>
          <w:p w14:paraId="0000027B" w14:textId="77777777" w:rsidR="00BA5412" w:rsidRPr="00EA4D5F" w:rsidRDefault="002115D9">
            <w:pPr>
              <w:widowControl w:val="0"/>
              <w:spacing w:line="240" w:lineRule="auto"/>
            </w:pPr>
            <w:r w:rsidRPr="00EA4D5F">
              <w:t xml:space="preserve">1. Protección térmica hasta 150 °C </w:t>
            </w:r>
          </w:p>
          <w:p w14:paraId="0000027C" w14:textId="77777777" w:rsidR="00BA5412" w:rsidRPr="00EA4D5F" w:rsidRDefault="002115D9">
            <w:pPr>
              <w:widowControl w:val="0"/>
              <w:spacing w:line="240" w:lineRule="auto"/>
            </w:pPr>
            <w:r w:rsidRPr="00EA4D5F">
              <w:t xml:space="preserve">2. Interior y exterior del guante lavables para una mejor higiene </w:t>
            </w:r>
          </w:p>
          <w:p w14:paraId="0000027D" w14:textId="778E53D5" w:rsidR="00BA5412" w:rsidRPr="00EA4D5F" w:rsidRDefault="002115D9">
            <w:pPr>
              <w:widowControl w:val="0"/>
              <w:spacing w:line="240" w:lineRule="auto"/>
            </w:pPr>
            <w:r w:rsidRPr="00EA4D5F">
              <w:t xml:space="preserve">3. </w:t>
            </w:r>
            <w:r w:rsidR="00957603" w:rsidRPr="00EA4D5F">
              <w:t>Aguante</w:t>
            </w:r>
            <w:r w:rsidRPr="00EA4D5F">
              <w:t xml:space="preserve"> a aceites, grasas y a los principales productos detergentes. </w:t>
            </w:r>
          </w:p>
          <w:p w14:paraId="0000027E" w14:textId="3C88A2BD" w:rsidR="00BA5412" w:rsidRPr="00EA4D5F" w:rsidRDefault="002115D9">
            <w:pPr>
              <w:widowControl w:val="0"/>
              <w:spacing w:line="240" w:lineRule="auto"/>
            </w:pPr>
            <w:r w:rsidRPr="00EA4D5F">
              <w:t xml:space="preserve">4. Inspeccione los guantes </w:t>
            </w:r>
            <w:r w:rsidR="00F267B0" w:rsidRPr="00EA4D5F">
              <w:t xml:space="preserve">en busca de </w:t>
            </w:r>
            <w:r w:rsidRPr="00EA4D5F">
              <w:t xml:space="preserve">grietas y </w:t>
            </w:r>
            <w:r w:rsidR="00F267B0" w:rsidRPr="00EA4D5F">
              <w:t xml:space="preserve">rasgaduras </w:t>
            </w:r>
            <w:r w:rsidRPr="00EA4D5F">
              <w:t xml:space="preserve">antes de volver a utilizarlos. </w:t>
            </w:r>
          </w:p>
          <w:p w14:paraId="0000027F" w14:textId="77777777" w:rsidR="00BA5412" w:rsidRPr="00EA4D5F" w:rsidRDefault="002115D9">
            <w:pPr>
              <w:widowControl w:val="0"/>
              <w:spacing w:line="240" w:lineRule="auto"/>
            </w:pPr>
            <w:r w:rsidRPr="00EA4D5F">
              <w:t xml:space="preserve">5. No utilice estos guantes cerca de maquinaria en movimiento. </w:t>
            </w:r>
          </w:p>
          <w:p w14:paraId="00000280" w14:textId="77777777" w:rsidR="00BA5412" w:rsidRPr="00EA4D5F" w:rsidRDefault="002115D9">
            <w:pPr>
              <w:widowControl w:val="0"/>
              <w:spacing w:line="240" w:lineRule="auto"/>
            </w:pPr>
            <w:r w:rsidRPr="00EA4D5F">
              <w:t>6. Ponga los guantes en manos secas y limpias.</w:t>
            </w:r>
          </w:p>
        </w:tc>
      </w:tr>
      <w:tr w:rsidR="00EA4D5F" w:rsidRPr="00EA4D5F" w14:paraId="209B6C40" w14:textId="77777777">
        <w:tc>
          <w:tcPr>
            <w:tcW w:w="3999" w:type="dxa"/>
            <w:shd w:val="clear" w:color="auto" w:fill="auto"/>
            <w:tcMar>
              <w:top w:w="100" w:type="dxa"/>
              <w:left w:w="100" w:type="dxa"/>
              <w:bottom w:w="100" w:type="dxa"/>
              <w:right w:w="100" w:type="dxa"/>
            </w:tcMar>
          </w:tcPr>
          <w:p w14:paraId="00000281" w14:textId="77777777" w:rsidR="00BA5412" w:rsidRPr="00EA4D5F" w:rsidRDefault="00000000">
            <w:pPr>
              <w:widowControl w:val="0"/>
              <w:spacing w:line="240" w:lineRule="auto"/>
              <w:jc w:val="center"/>
              <w:rPr>
                <w:b/>
              </w:rPr>
            </w:pPr>
            <w:sdt>
              <w:sdtPr>
                <w:tag w:val="goog_rdk_49"/>
                <w:id w:val="-710108642"/>
              </w:sdtPr>
              <w:sdtContent>
                <w:commentRangeStart w:id="66"/>
              </w:sdtContent>
            </w:sdt>
            <w:r w:rsidR="002115D9" w:rsidRPr="002C4840">
              <w:rPr>
                <w:b/>
                <w:noProof/>
              </w:rPr>
              <w:drawing>
                <wp:inline distT="0" distB="0" distL="0" distR="0" wp14:anchorId="40E9A672" wp14:editId="5EA3457F">
                  <wp:extent cx="1152525" cy="1152525"/>
                  <wp:effectExtent l="0" t="0" r="0" b="0"/>
                  <wp:docPr id="2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2"/>
                          <a:srcRect/>
                          <a:stretch>
                            <a:fillRect/>
                          </a:stretch>
                        </pic:blipFill>
                        <pic:spPr>
                          <a:xfrm>
                            <a:off x="0" y="0"/>
                            <a:ext cx="1152525" cy="1152525"/>
                          </a:xfrm>
                          <a:prstGeom prst="rect">
                            <a:avLst/>
                          </a:prstGeom>
                          <a:ln/>
                        </pic:spPr>
                      </pic:pic>
                    </a:graphicData>
                  </a:graphic>
                </wp:inline>
              </w:drawing>
            </w:r>
            <w:commentRangeEnd w:id="66"/>
            <w:r w:rsidR="002115D9" w:rsidRPr="00EA4D5F">
              <w:commentReference w:id="66"/>
            </w:r>
          </w:p>
          <w:p w14:paraId="00000282" w14:textId="77777777" w:rsidR="00BA5412" w:rsidRPr="00EA4D5F" w:rsidRDefault="002115D9">
            <w:pPr>
              <w:widowControl w:val="0"/>
              <w:spacing w:line="240" w:lineRule="auto"/>
            </w:pPr>
            <w:r w:rsidRPr="001179E1">
              <w:rPr>
                <w:b/>
              </w:rPr>
              <w:t xml:space="preserve">Imagen: </w:t>
            </w:r>
            <w:r w:rsidRPr="002C4840">
              <w:t>635700_i38</w:t>
            </w:r>
          </w:p>
        </w:tc>
        <w:tc>
          <w:tcPr>
            <w:tcW w:w="9413" w:type="dxa"/>
            <w:shd w:val="clear" w:color="auto" w:fill="auto"/>
            <w:tcMar>
              <w:top w:w="100" w:type="dxa"/>
              <w:left w:w="100" w:type="dxa"/>
              <w:bottom w:w="100" w:type="dxa"/>
              <w:right w:w="100" w:type="dxa"/>
            </w:tcMar>
          </w:tcPr>
          <w:p w14:paraId="00000283" w14:textId="77777777" w:rsidR="00BA5412" w:rsidRPr="00EA4D5F" w:rsidRDefault="002115D9">
            <w:pPr>
              <w:widowControl w:val="0"/>
              <w:spacing w:line="240" w:lineRule="auto"/>
              <w:rPr>
                <w:i/>
              </w:rPr>
            </w:pPr>
            <w:r w:rsidRPr="00EA4D5F">
              <w:rPr>
                <w:i/>
              </w:rPr>
              <w:t>Píes</w:t>
            </w:r>
          </w:p>
          <w:p w14:paraId="00000284" w14:textId="77777777" w:rsidR="00BA5412" w:rsidRPr="00EA4D5F" w:rsidRDefault="00BA5412">
            <w:pPr>
              <w:widowControl w:val="0"/>
              <w:spacing w:line="240" w:lineRule="auto"/>
              <w:rPr>
                <w:i/>
              </w:rPr>
            </w:pPr>
          </w:p>
          <w:p w14:paraId="00000285" w14:textId="77777777" w:rsidR="00BA5412" w:rsidRPr="00EA4D5F" w:rsidRDefault="002115D9">
            <w:pPr>
              <w:widowControl w:val="0"/>
              <w:spacing w:line="240" w:lineRule="auto"/>
            </w:pPr>
            <w:r w:rsidRPr="00EA4D5F">
              <w:t xml:space="preserve">Se recomienda el uso de botas de seguridad Impermeables: </w:t>
            </w:r>
          </w:p>
          <w:p w14:paraId="00000286" w14:textId="77777777" w:rsidR="00BA5412" w:rsidRPr="00EA4D5F" w:rsidRDefault="002115D9">
            <w:pPr>
              <w:widowControl w:val="0"/>
              <w:spacing w:line="240" w:lineRule="auto"/>
            </w:pPr>
            <w:r w:rsidRPr="00EA4D5F">
              <w:t xml:space="preserve">1. El uso de las botas debe ser personal. </w:t>
            </w:r>
          </w:p>
          <w:p w14:paraId="719251DA" w14:textId="77777777" w:rsidR="00957603" w:rsidRPr="00EA4D5F" w:rsidRDefault="002115D9">
            <w:pPr>
              <w:widowControl w:val="0"/>
              <w:spacing w:line="240" w:lineRule="auto"/>
            </w:pPr>
            <w:r w:rsidRPr="00EA4D5F">
              <w:t xml:space="preserve">2. </w:t>
            </w:r>
            <w:r w:rsidR="00F267B0" w:rsidRPr="00EA4D5F">
              <w:t xml:space="preserve">Los zapatos deben revisarse periódicamente. Si están en malas condiciones (por ejemplo: suelas rotas, punteras mal mantenidas, desgaste, deformación o partes superiores rotas), deben </w:t>
            </w:r>
            <w:r w:rsidR="00957603" w:rsidRPr="00EA4D5F">
              <w:t xml:space="preserve">cambiarse. </w:t>
            </w:r>
          </w:p>
          <w:p w14:paraId="00000288" w14:textId="1B539BF2" w:rsidR="00BA5412" w:rsidRPr="00EA4D5F" w:rsidRDefault="002115D9">
            <w:pPr>
              <w:widowControl w:val="0"/>
              <w:spacing w:line="240" w:lineRule="auto"/>
            </w:pPr>
            <w:r w:rsidRPr="00EA4D5F">
              <w:t xml:space="preserve">3. Se debe utilizar la talla apropiada. </w:t>
            </w:r>
          </w:p>
          <w:p w14:paraId="00000289" w14:textId="77777777" w:rsidR="00BA5412" w:rsidRPr="00EA4D5F" w:rsidRDefault="002115D9">
            <w:pPr>
              <w:widowControl w:val="0"/>
              <w:spacing w:line="240" w:lineRule="auto"/>
            </w:pPr>
            <w:r w:rsidRPr="00EA4D5F">
              <w:t xml:space="preserve">4. Luego de usarlas se debe hacer una limpieza y desinfección. </w:t>
            </w:r>
          </w:p>
          <w:p w14:paraId="0000028A" w14:textId="77777777" w:rsidR="00BA5412" w:rsidRPr="00EA4D5F" w:rsidRDefault="002115D9">
            <w:pPr>
              <w:widowControl w:val="0"/>
              <w:spacing w:line="240" w:lineRule="auto"/>
            </w:pPr>
            <w:r w:rsidRPr="00EA4D5F">
              <w:t xml:space="preserve">5. Forma de colocarse: </w:t>
            </w:r>
          </w:p>
          <w:p w14:paraId="1C7C1919" w14:textId="77777777" w:rsidR="00F267B0" w:rsidRPr="00EA4D5F" w:rsidRDefault="00F267B0" w:rsidP="00F267B0">
            <w:pPr>
              <w:widowControl w:val="0"/>
              <w:spacing w:line="240" w:lineRule="auto"/>
            </w:pPr>
            <w:r w:rsidRPr="00EA4D5F">
              <w:t xml:space="preserve">Se deben colocar los calcetines. </w:t>
            </w:r>
          </w:p>
          <w:p w14:paraId="5FDB9651" w14:textId="77777777" w:rsidR="00F267B0" w:rsidRPr="00EA4D5F" w:rsidRDefault="00F267B0" w:rsidP="00F267B0">
            <w:pPr>
              <w:widowControl w:val="0"/>
              <w:spacing w:line="240" w:lineRule="auto"/>
            </w:pPr>
            <w:r w:rsidRPr="00EA4D5F">
              <w:t xml:space="preserve">Verificar que no haya ningún animal u objeto extraño dentro de las botas. </w:t>
            </w:r>
          </w:p>
          <w:p w14:paraId="06229126" w14:textId="77777777" w:rsidR="00F267B0" w:rsidRPr="00EA4D5F" w:rsidRDefault="00F267B0" w:rsidP="00F267B0">
            <w:pPr>
              <w:widowControl w:val="0"/>
              <w:spacing w:line="240" w:lineRule="auto"/>
            </w:pPr>
            <w:r w:rsidRPr="00EA4D5F">
              <w:t xml:space="preserve">Introduzca cada uno de los pies dentro de la bota. </w:t>
            </w:r>
          </w:p>
          <w:p w14:paraId="0000028E" w14:textId="77270B9C" w:rsidR="00BA5412" w:rsidRPr="00EA4D5F" w:rsidRDefault="00F267B0" w:rsidP="00F267B0">
            <w:pPr>
              <w:widowControl w:val="0"/>
              <w:spacing w:line="240" w:lineRule="auto"/>
            </w:pPr>
            <w:r w:rsidRPr="00EA4D5F">
              <w:t>El pantalón o el overol debe quedar dentro de la bota.</w:t>
            </w:r>
          </w:p>
        </w:tc>
      </w:tr>
      <w:tr w:rsidR="00EA4D5F" w:rsidRPr="00EA4D5F" w14:paraId="16B8F97A" w14:textId="77777777">
        <w:tc>
          <w:tcPr>
            <w:tcW w:w="3999" w:type="dxa"/>
            <w:shd w:val="clear" w:color="auto" w:fill="auto"/>
            <w:tcMar>
              <w:top w:w="100" w:type="dxa"/>
              <w:left w:w="100" w:type="dxa"/>
              <w:bottom w:w="100" w:type="dxa"/>
              <w:right w:w="100" w:type="dxa"/>
            </w:tcMar>
          </w:tcPr>
          <w:p w14:paraId="0000028F" w14:textId="77777777" w:rsidR="00BA5412" w:rsidRPr="00EA4D5F" w:rsidRDefault="00000000">
            <w:pPr>
              <w:widowControl w:val="0"/>
              <w:spacing w:line="240" w:lineRule="auto"/>
              <w:jc w:val="center"/>
              <w:rPr>
                <w:b/>
              </w:rPr>
            </w:pPr>
            <w:sdt>
              <w:sdtPr>
                <w:tag w:val="goog_rdk_50"/>
                <w:id w:val="187262067"/>
              </w:sdtPr>
              <w:sdtContent>
                <w:commentRangeStart w:id="67"/>
              </w:sdtContent>
            </w:sdt>
            <w:r w:rsidR="002115D9" w:rsidRPr="002C4840">
              <w:rPr>
                <w:b/>
                <w:noProof/>
              </w:rPr>
              <w:drawing>
                <wp:inline distT="0" distB="0" distL="0" distR="0" wp14:anchorId="38AE0110" wp14:editId="066B9A2F">
                  <wp:extent cx="1047750" cy="1047750"/>
                  <wp:effectExtent l="0" t="0" r="0" b="0"/>
                  <wp:docPr id="22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3"/>
                          <a:srcRect/>
                          <a:stretch>
                            <a:fillRect/>
                          </a:stretch>
                        </pic:blipFill>
                        <pic:spPr>
                          <a:xfrm>
                            <a:off x="0" y="0"/>
                            <a:ext cx="1047750" cy="1047750"/>
                          </a:xfrm>
                          <a:prstGeom prst="rect">
                            <a:avLst/>
                          </a:prstGeom>
                          <a:ln/>
                        </pic:spPr>
                      </pic:pic>
                    </a:graphicData>
                  </a:graphic>
                </wp:inline>
              </w:drawing>
            </w:r>
            <w:commentRangeEnd w:id="67"/>
            <w:r w:rsidR="002115D9" w:rsidRPr="00EA4D5F">
              <w:commentReference w:id="67"/>
            </w:r>
          </w:p>
          <w:p w14:paraId="00000290" w14:textId="77777777" w:rsidR="00BA5412" w:rsidRPr="00EA4D5F" w:rsidRDefault="002115D9">
            <w:pPr>
              <w:widowControl w:val="0"/>
              <w:spacing w:line="240" w:lineRule="auto"/>
            </w:pPr>
            <w:r w:rsidRPr="001179E1">
              <w:rPr>
                <w:b/>
              </w:rPr>
              <w:t xml:space="preserve">Imagen: </w:t>
            </w:r>
            <w:r w:rsidRPr="002C4840">
              <w:t>635700_i39</w:t>
            </w:r>
          </w:p>
        </w:tc>
        <w:tc>
          <w:tcPr>
            <w:tcW w:w="9413" w:type="dxa"/>
            <w:shd w:val="clear" w:color="auto" w:fill="auto"/>
            <w:tcMar>
              <w:top w:w="100" w:type="dxa"/>
              <w:left w:w="100" w:type="dxa"/>
              <w:bottom w:w="100" w:type="dxa"/>
              <w:right w:w="100" w:type="dxa"/>
            </w:tcMar>
          </w:tcPr>
          <w:p w14:paraId="00000291" w14:textId="77777777" w:rsidR="00BA5412" w:rsidRPr="00EA4D5F" w:rsidRDefault="002115D9">
            <w:pPr>
              <w:widowControl w:val="0"/>
              <w:spacing w:line="240" w:lineRule="auto"/>
              <w:rPr>
                <w:i/>
              </w:rPr>
            </w:pPr>
            <w:r w:rsidRPr="00EA4D5F">
              <w:rPr>
                <w:i/>
              </w:rPr>
              <w:t>Cuerpo</w:t>
            </w:r>
          </w:p>
          <w:p w14:paraId="00000292" w14:textId="77777777" w:rsidR="00BA5412" w:rsidRPr="00EA4D5F" w:rsidRDefault="00BA5412">
            <w:pPr>
              <w:widowControl w:val="0"/>
              <w:spacing w:line="240" w:lineRule="auto"/>
              <w:rPr>
                <w:i/>
              </w:rPr>
            </w:pPr>
          </w:p>
          <w:p w14:paraId="00000293" w14:textId="77777777" w:rsidR="00BA5412" w:rsidRPr="00EA4D5F" w:rsidRDefault="002115D9">
            <w:pPr>
              <w:widowControl w:val="0"/>
              <w:spacing w:line="240" w:lineRule="auto"/>
            </w:pPr>
            <w:r w:rsidRPr="00EA4D5F">
              <w:t xml:space="preserve">Se recomienda el uso del overol blanco o de colores claros con cierres o cremalleras. </w:t>
            </w:r>
          </w:p>
          <w:p w14:paraId="00000294" w14:textId="77777777" w:rsidR="00BA5412" w:rsidRPr="00EA4D5F" w:rsidRDefault="002115D9">
            <w:pPr>
              <w:widowControl w:val="0"/>
              <w:spacing w:line="240" w:lineRule="auto"/>
            </w:pPr>
            <w:r w:rsidRPr="00EA4D5F">
              <w:t xml:space="preserve">1. Deben estar fabricados de tejidos que se lavan con facilidad y que absorban el sudor. </w:t>
            </w:r>
          </w:p>
          <w:p w14:paraId="00000295" w14:textId="77777777" w:rsidR="00BA5412" w:rsidRPr="00EA4D5F" w:rsidRDefault="002115D9">
            <w:pPr>
              <w:widowControl w:val="0"/>
              <w:spacing w:line="240" w:lineRule="auto"/>
            </w:pPr>
            <w:r w:rsidRPr="00EA4D5F">
              <w:t xml:space="preserve">2. Preferiblemente debe ser de uso personal. </w:t>
            </w:r>
          </w:p>
          <w:p w14:paraId="00000296" w14:textId="77777777" w:rsidR="00BA5412" w:rsidRPr="00EA4D5F" w:rsidRDefault="002115D9">
            <w:pPr>
              <w:widowControl w:val="0"/>
              <w:spacing w:line="240" w:lineRule="auto"/>
            </w:pPr>
            <w:r w:rsidRPr="00EA4D5F">
              <w:t xml:space="preserve">3. Se debe revisar que no se encuentre en mal estado (rotos, rasgados, manchados). </w:t>
            </w:r>
          </w:p>
          <w:p w14:paraId="00000297" w14:textId="77777777" w:rsidR="00BA5412" w:rsidRPr="00EA4D5F" w:rsidRDefault="002115D9">
            <w:pPr>
              <w:widowControl w:val="0"/>
              <w:spacing w:line="240" w:lineRule="auto"/>
            </w:pPr>
            <w:r w:rsidRPr="00EA4D5F">
              <w:t xml:space="preserve">4. Se debe suministrar al menos 2 por operario, con el fin de lavarlos luego de ser usados. </w:t>
            </w:r>
          </w:p>
          <w:p w14:paraId="00000298" w14:textId="77777777" w:rsidR="00BA5412" w:rsidRPr="00EA4D5F" w:rsidRDefault="002115D9">
            <w:pPr>
              <w:widowControl w:val="0"/>
              <w:spacing w:line="240" w:lineRule="auto"/>
            </w:pPr>
            <w:r w:rsidRPr="00EA4D5F">
              <w:t xml:space="preserve">5. Forma de colocarse: </w:t>
            </w:r>
          </w:p>
          <w:p w14:paraId="2B411CEB" w14:textId="77777777" w:rsidR="00F267B0" w:rsidRPr="00EA4D5F" w:rsidRDefault="00F267B0" w:rsidP="00F267B0">
            <w:pPr>
              <w:widowControl w:val="0"/>
              <w:spacing w:line="240" w:lineRule="auto"/>
            </w:pPr>
            <w:r w:rsidRPr="00EA4D5F">
              <w:t xml:space="preserve">Verificar que sea la talla adecuada. </w:t>
            </w:r>
          </w:p>
          <w:p w14:paraId="7BFF38DC" w14:textId="77777777" w:rsidR="00F267B0" w:rsidRPr="00EA4D5F" w:rsidRDefault="00F267B0" w:rsidP="00F267B0">
            <w:pPr>
              <w:widowControl w:val="0"/>
              <w:spacing w:line="240" w:lineRule="auto"/>
            </w:pPr>
            <w:r w:rsidRPr="00EA4D5F">
              <w:t xml:space="preserve">Se debe introducir las piernas en la parte del pantalón, posteriormente el tronco y los brazos de tal manera que cubra todo el cuerpo. </w:t>
            </w:r>
          </w:p>
          <w:p w14:paraId="0000029B" w14:textId="27543C17" w:rsidR="00BA5412" w:rsidRPr="00EA4D5F" w:rsidRDefault="00F267B0" w:rsidP="00F267B0">
            <w:pPr>
              <w:widowControl w:val="0"/>
              <w:spacing w:line="240" w:lineRule="auto"/>
            </w:pPr>
            <w:r w:rsidRPr="00EA4D5F">
              <w:t>Cerrar cremalleras o broches.</w:t>
            </w:r>
          </w:p>
        </w:tc>
      </w:tr>
    </w:tbl>
    <w:p w14:paraId="0000029C" w14:textId="77777777" w:rsidR="00BA5412" w:rsidRPr="00EA4D5F" w:rsidRDefault="00BA5412"/>
    <w:p w14:paraId="0000029D" w14:textId="77777777" w:rsidR="00BA5412" w:rsidRPr="001B7C41" w:rsidRDefault="002115D9">
      <w:pPr>
        <w:spacing w:after="120" w:line="240" w:lineRule="auto"/>
      </w:pPr>
      <w:r w:rsidRPr="001B7C41">
        <w:t xml:space="preserve">2.3   Normas sanitarias para la producción de panela </w:t>
      </w:r>
    </w:p>
    <w:tbl>
      <w:tblPr>
        <w:tblStyle w:val="afffb"/>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EA4D5F" w:rsidRPr="00EA4D5F" w14:paraId="5147754B" w14:textId="77777777">
        <w:trPr>
          <w:trHeight w:val="580"/>
        </w:trPr>
        <w:tc>
          <w:tcPr>
            <w:tcW w:w="1534" w:type="dxa"/>
            <w:shd w:val="clear" w:color="auto" w:fill="C9DAF8"/>
            <w:tcMar>
              <w:top w:w="100" w:type="dxa"/>
              <w:left w:w="100" w:type="dxa"/>
              <w:bottom w:w="100" w:type="dxa"/>
              <w:right w:w="100" w:type="dxa"/>
            </w:tcMar>
          </w:tcPr>
          <w:p w14:paraId="0000029E" w14:textId="77777777" w:rsidR="00BA5412" w:rsidRPr="001179E1" w:rsidRDefault="002115D9">
            <w:pPr>
              <w:widowControl w:val="0"/>
              <w:spacing w:line="240" w:lineRule="auto"/>
              <w:jc w:val="center"/>
              <w:rPr>
                <w:b/>
              </w:rPr>
            </w:pPr>
            <w:bookmarkStart w:id="68" w:name="_heading=h.z337ya" w:colFirst="0" w:colLast="0"/>
            <w:bookmarkEnd w:id="68"/>
            <w:r w:rsidRPr="00EA4D5F">
              <w:rPr>
                <w:b/>
              </w:rPr>
              <w:lastRenderedPageBreak/>
              <w:t>Tipo de recurso</w:t>
            </w:r>
          </w:p>
        </w:tc>
        <w:tc>
          <w:tcPr>
            <w:tcW w:w="11878" w:type="dxa"/>
            <w:shd w:val="clear" w:color="auto" w:fill="C9DAF8"/>
            <w:tcMar>
              <w:top w:w="100" w:type="dxa"/>
              <w:left w:w="100" w:type="dxa"/>
              <w:bottom w:w="100" w:type="dxa"/>
              <w:right w:w="100" w:type="dxa"/>
            </w:tcMar>
          </w:tcPr>
          <w:p w14:paraId="0000029F" w14:textId="77777777" w:rsidR="00BA5412" w:rsidRPr="00EA4D5F" w:rsidRDefault="002115D9">
            <w:pPr>
              <w:pStyle w:val="Ttulo"/>
              <w:widowControl w:val="0"/>
              <w:spacing w:line="240" w:lineRule="auto"/>
              <w:jc w:val="center"/>
              <w:rPr>
                <w:sz w:val="22"/>
                <w:szCs w:val="22"/>
              </w:rPr>
            </w:pPr>
            <w:bookmarkStart w:id="69" w:name="_heading=h.3j2qqm3" w:colFirst="0" w:colLast="0"/>
            <w:bookmarkEnd w:id="69"/>
            <w:r w:rsidRPr="00EA4D5F">
              <w:rPr>
                <w:sz w:val="22"/>
                <w:szCs w:val="22"/>
              </w:rPr>
              <w:t>Acordeón tipo 1</w:t>
            </w:r>
          </w:p>
        </w:tc>
      </w:tr>
      <w:tr w:rsidR="00EA4D5F" w:rsidRPr="00EA4D5F" w14:paraId="3D6B8C06" w14:textId="77777777">
        <w:trPr>
          <w:trHeight w:val="420"/>
        </w:trPr>
        <w:tc>
          <w:tcPr>
            <w:tcW w:w="1534" w:type="dxa"/>
            <w:shd w:val="clear" w:color="auto" w:fill="auto"/>
            <w:tcMar>
              <w:top w:w="100" w:type="dxa"/>
              <w:left w:w="100" w:type="dxa"/>
              <w:bottom w:w="100" w:type="dxa"/>
              <w:right w:w="100" w:type="dxa"/>
            </w:tcMar>
          </w:tcPr>
          <w:p w14:paraId="000002A0" w14:textId="77777777" w:rsidR="00BA5412" w:rsidRPr="00EA4D5F" w:rsidRDefault="002115D9">
            <w:pPr>
              <w:widowControl w:val="0"/>
              <w:spacing w:line="240" w:lineRule="auto"/>
              <w:rPr>
                <w:b/>
              </w:rPr>
            </w:pPr>
            <w:r w:rsidRPr="00EA4D5F">
              <w:rPr>
                <w:b/>
              </w:rPr>
              <w:t>Introducción</w:t>
            </w:r>
          </w:p>
        </w:tc>
        <w:tc>
          <w:tcPr>
            <w:tcW w:w="11878" w:type="dxa"/>
            <w:shd w:val="clear" w:color="auto" w:fill="auto"/>
            <w:tcMar>
              <w:top w:w="100" w:type="dxa"/>
              <w:left w:w="100" w:type="dxa"/>
              <w:bottom w:w="100" w:type="dxa"/>
              <w:right w:w="100" w:type="dxa"/>
            </w:tcMar>
          </w:tcPr>
          <w:p w14:paraId="000002A1" w14:textId="0E39AD13" w:rsidR="00BA5412" w:rsidRPr="001B7C41" w:rsidRDefault="002115D9">
            <w:pPr>
              <w:widowControl w:val="0"/>
              <w:spacing w:line="240" w:lineRule="auto"/>
            </w:pPr>
            <w:r w:rsidRPr="00EA4D5F">
              <w:t xml:space="preserve">A continuación, las normas sanitarias </w:t>
            </w:r>
            <w:r w:rsidR="00215DC6" w:rsidRPr="00EA4D5F">
              <w:t xml:space="preserve">que se deben cumplir en </w:t>
            </w:r>
            <w:r w:rsidRPr="00EA4D5F">
              <w:t xml:space="preserve">la producción panelera </w:t>
            </w:r>
          </w:p>
        </w:tc>
      </w:tr>
      <w:tr w:rsidR="00EA4D5F" w:rsidRPr="00EA4D5F" w14:paraId="01F4E041" w14:textId="77777777">
        <w:trPr>
          <w:trHeight w:val="420"/>
        </w:trPr>
        <w:tc>
          <w:tcPr>
            <w:tcW w:w="13412" w:type="dxa"/>
            <w:gridSpan w:val="2"/>
            <w:shd w:val="clear" w:color="auto" w:fill="auto"/>
            <w:tcMar>
              <w:top w:w="100" w:type="dxa"/>
              <w:left w:w="100" w:type="dxa"/>
              <w:bottom w:w="100" w:type="dxa"/>
              <w:right w:w="100" w:type="dxa"/>
            </w:tcMar>
          </w:tcPr>
          <w:p w14:paraId="000002A2" w14:textId="77777777" w:rsidR="00BA5412" w:rsidRPr="00EA4D5F" w:rsidRDefault="00000000">
            <w:pPr>
              <w:widowControl w:val="0"/>
              <w:spacing w:line="240" w:lineRule="auto"/>
              <w:jc w:val="center"/>
            </w:pPr>
            <w:sdt>
              <w:sdtPr>
                <w:tag w:val="goog_rdk_51"/>
                <w:id w:val="-1009904271"/>
              </w:sdtPr>
              <w:sdtContent>
                <w:commentRangeStart w:id="70"/>
              </w:sdtContent>
            </w:sdt>
            <w:r w:rsidR="002115D9" w:rsidRPr="002C4840">
              <w:rPr>
                <w:noProof/>
              </w:rPr>
              <w:drawing>
                <wp:inline distT="0" distB="0" distL="0" distR="0" wp14:anchorId="6906A89B" wp14:editId="3F7F309A">
                  <wp:extent cx="2220208" cy="1554146"/>
                  <wp:effectExtent l="0" t="0" r="0" b="0"/>
                  <wp:docPr id="22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64"/>
                          <a:srcRect/>
                          <a:stretch>
                            <a:fillRect/>
                          </a:stretch>
                        </pic:blipFill>
                        <pic:spPr>
                          <a:xfrm>
                            <a:off x="0" y="0"/>
                            <a:ext cx="2220208" cy="1554146"/>
                          </a:xfrm>
                          <a:prstGeom prst="rect">
                            <a:avLst/>
                          </a:prstGeom>
                          <a:ln/>
                        </pic:spPr>
                      </pic:pic>
                    </a:graphicData>
                  </a:graphic>
                </wp:inline>
              </w:drawing>
            </w:r>
            <w:commentRangeEnd w:id="70"/>
            <w:r w:rsidR="002115D9" w:rsidRPr="00EA4D5F">
              <w:commentReference w:id="70"/>
            </w:r>
          </w:p>
          <w:p w14:paraId="000002A3" w14:textId="77777777" w:rsidR="00BA5412" w:rsidRPr="001179E1" w:rsidRDefault="00BA5412">
            <w:pPr>
              <w:widowControl w:val="0"/>
              <w:spacing w:line="240" w:lineRule="auto"/>
              <w:jc w:val="center"/>
            </w:pPr>
          </w:p>
          <w:p w14:paraId="000002A4" w14:textId="77777777" w:rsidR="00BA5412" w:rsidRPr="00EA4D5F" w:rsidRDefault="002115D9">
            <w:pPr>
              <w:widowControl w:val="0"/>
              <w:spacing w:line="240" w:lineRule="auto"/>
              <w:rPr>
                <w:b/>
              </w:rPr>
            </w:pPr>
            <w:r w:rsidRPr="00EA4D5F">
              <w:rPr>
                <w:b/>
              </w:rPr>
              <w:t xml:space="preserve">Imagen: </w:t>
            </w:r>
            <w:r w:rsidRPr="00EA4D5F">
              <w:t>635700_i40</w:t>
            </w:r>
          </w:p>
        </w:tc>
      </w:tr>
      <w:tr w:rsidR="00EA4D5F" w:rsidRPr="00EA4D5F" w14:paraId="2A4BD570" w14:textId="77777777">
        <w:trPr>
          <w:trHeight w:val="420"/>
        </w:trPr>
        <w:tc>
          <w:tcPr>
            <w:tcW w:w="13412" w:type="dxa"/>
            <w:gridSpan w:val="2"/>
            <w:shd w:val="clear" w:color="auto" w:fill="auto"/>
            <w:tcMar>
              <w:top w:w="100" w:type="dxa"/>
              <w:left w:w="100" w:type="dxa"/>
              <w:bottom w:w="100" w:type="dxa"/>
              <w:right w:w="100" w:type="dxa"/>
            </w:tcMar>
          </w:tcPr>
          <w:p w14:paraId="000002A6" w14:textId="4B29C81F" w:rsidR="00BA5412" w:rsidRPr="00EA4D5F" w:rsidRDefault="00A95B99">
            <w:pPr>
              <w:widowControl w:val="0"/>
              <w:spacing w:line="240" w:lineRule="auto"/>
            </w:pPr>
            <w:r w:rsidRPr="00EA4D5F">
              <w:t>Resolución 779 de 2006</w:t>
            </w:r>
            <w:r w:rsidR="00215DC6" w:rsidRPr="00EA4D5F">
              <w:t xml:space="preserve">. </w:t>
            </w:r>
            <w:r w:rsidR="00E048DB" w:rsidRPr="00EA4D5F">
              <w:t>[</w:t>
            </w:r>
            <w:r w:rsidR="00BD3303" w:rsidRPr="00EA4D5F">
              <w:t>M</w:t>
            </w:r>
            <w:r w:rsidRPr="00EA4D5F">
              <w:t xml:space="preserve">inisterio de la </w:t>
            </w:r>
            <w:r w:rsidR="00BD3303" w:rsidRPr="00EA4D5F">
              <w:t>P</w:t>
            </w:r>
            <w:r w:rsidRPr="00EA4D5F">
              <w:t xml:space="preserve">rotección </w:t>
            </w:r>
            <w:r w:rsidR="00BD3303" w:rsidRPr="00EA4D5F">
              <w:t>S</w:t>
            </w:r>
            <w:r w:rsidRPr="00EA4D5F">
              <w:t>ocial</w:t>
            </w:r>
            <w:r w:rsidR="00E048DB" w:rsidRPr="00EA4D5F">
              <w:t>].</w:t>
            </w:r>
            <w:r w:rsidRPr="00EA4D5F">
              <w:t xml:space="preserve"> Establece los requisitos para la producción y venta de panela destinados al consumo humano.</w:t>
            </w:r>
          </w:p>
        </w:tc>
      </w:tr>
      <w:tr w:rsidR="00EA4D5F" w:rsidRPr="00EA4D5F" w14:paraId="3A47E988" w14:textId="77777777">
        <w:trPr>
          <w:trHeight w:val="420"/>
        </w:trPr>
        <w:tc>
          <w:tcPr>
            <w:tcW w:w="13412" w:type="dxa"/>
            <w:gridSpan w:val="2"/>
            <w:shd w:val="clear" w:color="auto" w:fill="auto"/>
            <w:tcMar>
              <w:top w:w="100" w:type="dxa"/>
              <w:left w:w="100" w:type="dxa"/>
              <w:bottom w:w="100" w:type="dxa"/>
              <w:right w:w="100" w:type="dxa"/>
            </w:tcMar>
          </w:tcPr>
          <w:p w14:paraId="000002A8" w14:textId="7B56886C" w:rsidR="00BA5412" w:rsidRPr="00EA4D5F" w:rsidRDefault="00A95B99" w:rsidP="00CE3BDF">
            <w:pPr>
              <w:widowControl w:val="0"/>
              <w:spacing w:line="240" w:lineRule="auto"/>
            </w:pPr>
            <w:r w:rsidRPr="00EA4D5F">
              <w:t>Resolución 2674 de 2013</w:t>
            </w:r>
            <w:r w:rsidR="009B30A8" w:rsidRPr="00EA4D5F">
              <w:t>. [Ministerio de Salud y Protección Social].</w:t>
            </w:r>
            <w:r w:rsidRPr="00EA4D5F">
              <w:t xml:space="preserve"> </w:t>
            </w:r>
            <w:r w:rsidR="009B30A8" w:rsidRPr="00EA4D5F">
              <w:t>Establece</w:t>
            </w:r>
            <w:r w:rsidR="00CE3BDF" w:rsidRPr="00EA4D5F">
              <w:t xml:space="preserve"> </w:t>
            </w:r>
            <w:r w:rsidRPr="00EA4D5F">
              <w:t xml:space="preserve">los requisitos y </w:t>
            </w:r>
            <w:r w:rsidR="005D5951" w:rsidRPr="00EA4D5F">
              <w:t>contextos</w:t>
            </w:r>
            <w:r w:rsidRPr="00EA4D5F">
              <w:t xml:space="preserve"> bajo las cuales el Instituto nacional de medicamentos y alimentos – INVIMA Como autoridad de salud pública, debe emitir tarjetas, permisos o informes sanitarios.</w:t>
            </w:r>
          </w:p>
        </w:tc>
      </w:tr>
      <w:tr w:rsidR="00EA4D5F" w:rsidRPr="00EA4D5F" w14:paraId="73D6C797" w14:textId="77777777">
        <w:trPr>
          <w:trHeight w:val="420"/>
        </w:trPr>
        <w:tc>
          <w:tcPr>
            <w:tcW w:w="13412" w:type="dxa"/>
            <w:gridSpan w:val="2"/>
            <w:shd w:val="clear" w:color="auto" w:fill="auto"/>
            <w:tcMar>
              <w:top w:w="100" w:type="dxa"/>
              <w:left w:w="100" w:type="dxa"/>
              <w:bottom w:w="100" w:type="dxa"/>
              <w:right w:w="100" w:type="dxa"/>
            </w:tcMar>
          </w:tcPr>
          <w:p w14:paraId="000002AA" w14:textId="3FBAA301" w:rsidR="00BA5412" w:rsidRPr="00EA4D5F" w:rsidRDefault="00A95B99">
            <w:pPr>
              <w:widowControl w:val="0"/>
              <w:spacing w:line="240" w:lineRule="auto"/>
            </w:pPr>
            <w:r w:rsidRPr="00EA4D5F">
              <w:t>Decreto 3075 de 1997, contiene principios básicos y prácticas generales de higiene para la manipulación, preparación, procesamiento, envasado, almacenamiento, transporte y distribución de alimentos destinados al consumo humano para garantizar que los productos se produzcan en condiciones higiénicas apropiadas y minimizar los riesgos asociados con los diversos procesos de producción.</w:t>
            </w:r>
          </w:p>
        </w:tc>
      </w:tr>
      <w:tr w:rsidR="00EA4D5F" w:rsidRPr="00EA4D5F" w14:paraId="11B3ED1C" w14:textId="77777777">
        <w:trPr>
          <w:trHeight w:val="420"/>
        </w:trPr>
        <w:tc>
          <w:tcPr>
            <w:tcW w:w="13412" w:type="dxa"/>
            <w:gridSpan w:val="2"/>
            <w:shd w:val="clear" w:color="auto" w:fill="auto"/>
            <w:tcMar>
              <w:top w:w="100" w:type="dxa"/>
              <w:left w:w="100" w:type="dxa"/>
              <w:bottom w:w="100" w:type="dxa"/>
              <w:right w:w="100" w:type="dxa"/>
            </w:tcMar>
          </w:tcPr>
          <w:p w14:paraId="000002AC" w14:textId="06192AFA" w:rsidR="00BA5412" w:rsidRPr="00EA4D5F" w:rsidRDefault="00517B37">
            <w:pPr>
              <w:widowControl w:val="0"/>
              <w:spacing w:line="240" w:lineRule="auto"/>
            </w:pPr>
            <w:r w:rsidRPr="00EA4D5F">
              <w:t>Decreto 1774 de 2004, por el cual se crea la Comisión Nacional Intersectorial para la Vigilancia de la Calidad de la Panela.</w:t>
            </w:r>
            <w:r w:rsidR="002115D9" w:rsidRPr="00EA4D5F">
              <w:t xml:space="preserve"> .</w:t>
            </w:r>
          </w:p>
        </w:tc>
      </w:tr>
      <w:tr w:rsidR="00EA4D5F" w:rsidRPr="00EA4D5F" w14:paraId="37E99188" w14:textId="77777777">
        <w:trPr>
          <w:trHeight w:val="420"/>
        </w:trPr>
        <w:tc>
          <w:tcPr>
            <w:tcW w:w="13412" w:type="dxa"/>
            <w:gridSpan w:val="2"/>
            <w:shd w:val="clear" w:color="auto" w:fill="auto"/>
            <w:tcMar>
              <w:top w:w="100" w:type="dxa"/>
              <w:left w:w="100" w:type="dxa"/>
              <w:bottom w:w="100" w:type="dxa"/>
              <w:right w:w="100" w:type="dxa"/>
            </w:tcMar>
          </w:tcPr>
          <w:p w14:paraId="26CA3F42" w14:textId="3549B64F" w:rsidR="00517B37" w:rsidRPr="00EA4D5F" w:rsidRDefault="00517B37">
            <w:pPr>
              <w:widowControl w:val="0"/>
              <w:spacing w:line="240" w:lineRule="auto"/>
            </w:pPr>
            <w:r w:rsidRPr="00EA4D5F">
              <w:lastRenderedPageBreak/>
              <w:t>Resolución 333 de 2011, se determinan los requisitos para el etiquetado o declaración del valor nutritivo, que deben cumplir los alimentos envasados destinados al consumo humano.</w:t>
            </w:r>
          </w:p>
        </w:tc>
      </w:tr>
      <w:tr w:rsidR="00EA4D5F" w:rsidRPr="00EA4D5F" w14:paraId="3E9C0B63" w14:textId="77777777">
        <w:trPr>
          <w:trHeight w:val="420"/>
        </w:trPr>
        <w:tc>
          <w:tcPr>
            <w:tcW w:w="13412" w:type="dxa"/>
            <w:gridSpan w:val="2"/>
            <w:shd w:val="clear" w:color="auto" w:fill="auto"/>
            <w:tcMar>
              <w:top w:w="100" w:type="dxa"/>
              <w:left w:w="100" w:type="dxa"/>
              <w:bottom w:w="100" w:type="dxa"/>
              <w:right w:w="100" w:type="dxa"/>
            </w:tcMar>
          </w:tcPr>
          <w:p w14:paraId="000002AE" w14:textId="37FAB3F8" w:rsidR="00BA5412" w:rsidRPr="00EA4D5F" w:rsidRDefault="00F267B0">
            <w:pPr>
              <w:widowControl w:val="0"/>
              <w:spacing w:line="240" w:lineRule="auto"/>
            </w:pPr>
            <w:r w:rsidRPr="00EA4D5F">
              <w:t>Resolución 4121 de 2011, por el cual se modifica parcialmente la Resolución 779 de 2006, modificadas por las Resoluciones 3462 de 2008 y 3544 de 2009.</w:t>
            </w:r>
          </w:p>
        </w:tc>
      </w:tr>
      <w:tr w:rsidR="00EA4D5F" w:rsidRPr="00EA4D5F" w14:paraId="036DA1FF" w14:textId="77777777">
        <w:trPr>
          <w:trHeight w:val="420"/>
        </w:trPr>
        <w:tc>
          <w:tcPr>
            <w:tcW w:w="13412" w:type="dxa"/>
            <w:gridSpan w:val="2"/>
            <w:shd w:val="clear" w:color="auto" w:fill="auto"/>
            <w:tcMar>
              <w:top w:w="100" w:type="dxa"/>
              <w:left w:w="100" w:type="dxa"/>
              <w:bottom w:w="100" w:type="dxa"/>
              <w:right w:w="100" w:type="dxa"/>
            </w:tcMar>
          </w:tcPr>
          <w:p w14:paraId="000002B0" w14:textId="18CDBE0A" w:rsidR="00BA5412" w:rsidRPr="00EA4D5F" w:rsidRDefault="002115D9">
            <w:pPr>
              <w:widowControl w:val="0"/>
              <w:spacing w:line="240" w:lineRule="auto"/>
            </w:pPr>
            <w:r w:rsidRPr="00EA4D5F">
              <w:t xml:space="preserve">Resolución 3544 de 2009, por el cual se </w:t>
            </w:r>
            <w:r w:rsidR="005D5951" w:rsidRPr="00EA4D5F">
              <w:t>cambia</w:t>
            </w:r>
            <w:r w:rsidRPr="00EA4D5F">
              <w:t xml:space="preserve"> el artículo 11 y el artículo 13 de la Resolución 779 de 2006, sobre envase y rotulado respectivamente.</w:t>
            </w:r>
          </w:p>
        </w:tc>
      </w:tr>
      <w:tr w:rsidR="00EA4D5F" w:rsidRPr="00EA4D5F" w14:paraId="1FEC5CA0" w14:textId="77777777">
        <w:trPr>
          <w:trHeight w:val="420"/>
        </w:trPr>
        <w:tc>
          <w:tcPr>
            <w:tcW w:w="13412" w:type="dxa"/>
            <w:gridSpan w:val="2"/>
            <w:shd w:val="clear" w:color="auto" w:fill="auto"/>
            <w:tcMar>
              <w:top w:w="100" w:type="dxa"/>
              <w:left w:w="100" w:type="dxa"/>
              <w:bottom w:w="100" w:type="dxa"/>
              <w:right w:w="100" w:type="dxa"/>
            </w:tcMar>
          </w:tcPr>
          <w:p w14:paraId="000002B2" w14:textId="7F9A7DD8" w:rsidR="00BA5412" w:rsidRPr="00EA4D5F" w:rsidRDefault="00412739">
            <w:pPr>
              <w:widowControl w:val="0"/>
              <w:spacing w:line="240" w:lineRule="auto"/>
            </w:pPr>
            <w:r w:rsidRPr="00EA4D5F">
              <w:t>Resolución 3462 de 2008</w:t>
            </w:r>
            <w:r w:rsidR="00517B37" w:rsidRPr="00EA4D5F">
              <w:t>.</w:t>
            </w:r>
            <w:r w:rsidRPr="00EA4D5F">
              <w:t xml:space="preserve"> </w:t>
            </w:r>
            <w:r w:rsidR="00517B37" w:rsidRPr="00EA4D5F">
              <w:t>[</w:t>
            </w:r>
            <w:r w:rsidRPr="00EA4D5F">
              <w:t>Ministerio de Protección Social</w:t>
            </w:r>
            <w:r w:rsidR="00517B37" w:rsidRPr="00EA4D5F">
              <w:t>].</w:t>
            </w:r>
            <w:r w:rsidRPr="00EA4D5F">
              <w:t xml:space="preserve"> Procedimiento de registro para la instalación de centros de acopio de </w:t>
            </w:r>
            <w:r w:rsidR="00517B37" w:rsidRPr="00EA4D5F">
              <w:t>m</w:t>
            </w:r>
            <w:r w:rsidRPr="00EA4D5F">
              <w:t xml:space="preserve">iel </w:t>
            </w:r>
            <w:r w:rsidR="00517B37" w:rsidRPr="00EA4D5F">
              <w:t>v</w:t>
            </w:r>
            <w:r w:rsidRPr="00EA4D5F">
              <w:t xml:space="preserve">irgen de </w:t>
            </w:r>
            <w:r w:rsidR="00517B37" w:rsidRPr="00EA4D5F">
              <w:t>i</w:t>
            </w:r>
            <w:r w:rsidRPr="00EA4D5F">
              <w:t>ngenios.</w:t>
            </w:r>
          </w:p>
        </w:tc>
      </w:tr>
      <w:tr w:rsidR="00EA4D5F" w:rsidRPr="00EA4D5F" w14:paraId="49AA2750" w14:textId="77777777">
        <w:trPr>
          <w:trHeight w:val="420"/>
        </w:trPr>
        <w:tc>
          <w:tcPr>
            <w:tcW w:w="13412" w:type="dxa"/>
            <w:gridSpan w:val="2"/>
            <w:shd w:val="clear" w:color="auto" w:fill="auto"/>
            <w:tcMar>
              <w:top w:w="100" w:type="dxa"/>
              <w:left w:w="100" w:type="dxa"/>
              <w:bottom w:w="100" w:type="dxa"/>
              <w:right w:w="100" w:type="dxa"/>
            </w:tcMar>
          </w:tcPr>
          <w:p w14:paraId="000002B4" w14:textId="6C41FB9A" w:rsidR="00BA5412" w:rsidRPr="00EA4D5F" w:rsidRDefault="00BA5412">
            <w:pPr>
              <w:widowControl w:val="0"/>
              <w:spacing w:line="240" w:lineRule="auto"/>
            </w:pPr>
          </w:p>
        </w:tc>
      </w:tr>
    </w:tbl>
    <w:p w14:paraId="000002B8" w14:textId="77777777" w:rsidR="00BA5412" w:rsidRPr="00EA4D5F" w:rsidRDefault="00BA5412"/>
    <w:tbl>
      <w:tblPr>
        <w:tblStyle w:val="afffc"/>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EA4D5F" w:rsidRPr="00EA4D5F" w14:paraId="31850AC8" w14:textId="77777777">
        <w:trPr>
          <w:trHeight w:val="444"/>
        </w:trPr>
        <w:tc>
          <w:tcPr>
            <w:tcW w:w="13422" w:type="dxa"/>
            <w:shd w:val="clear" w:color="auto" w:fill="8DB3E2"/>
          </w:tcPr>
          <w:p w14:paraId="000002B9" w14:textId="77777777" w:rsidR="00BA5412" w:rsidRPr="00EA4D5F" w:rsidRDefault="002115D9">
            <w:pPr>
              <w:keepNext/>
              <w:keepLines/>
              <w:spacing w:after="120" w:line="240" w:lineRule="auto"/>
              <w:jc w:val="center"/>
            </w:pPr>
            <w:r w:rsidRPr="00EA4D5F">
              <w:t>Cuadro de texto</w:t>
            </w:r>
          </w:p>
        </w:tc>
      </w:tr>
      <w:tr w:rsidR="00EA4D5F" w:rsidRPr="00EA4D5F" w14:paraId="57FB60B7" w14:textId="77777777">
        <w:tc>
          <w:tcPr>
            <w:tcW w:w="13422" w:type="dxa"/>
            <w:shd w:val="clear" w:color="auto" w:fill="auto"/>
          </w:tcPr>
          <w:p w14:paraId="000002BA" w14:textId="0D54AFBF" w:rsidR="00BA5412" w:rsidRPr="001B7C41" w:rsidRDefault="002115D9">
            <w:pPr>
              <w:spacing w:line="240" w:lineRule="auto"/>
              <w:jc w:val="both"/>
            </w:pPr>
            <w:r w:rsidRPr="001B7C41">
              <w:rPr>
                <w:b/>
              </w:rPr>
              <w:t>¡Felicitaciones!</w:t>
            </w:r>
            <w:r w:rsidRPr="001B7C41">
              <w:t xml:space="preserve"> Ha finalizado el </w:t>
            </w:r>
            <w:r w:rsidR="00B02F75" w:rsidRPr="001B7C41">
              <w:t xml:space="preserve">desarrollo de los contenidos </w:t>
            </w:r>
            <w:r w:rsidRPr="001B7C41">
              <w:t xml:space="preserve">de este </w:t>
            </w:r>
            <w:r w:rsidR="00B02F75" w:rsidRPr="001B7C41">
              <w:t>proceso de aprendizaje,</w:t>
            </w:r>
            <w:r w:rsidRPr="001B7C41">
              <w:t xml:space="preserve"> a través del cual ha aprendido sobre cristalización y tipo de productos, proceso de concentración de jugo de caña (cocinar jugo), trasiego de mieles, procedimientos de ajuste, buenas prácticas de manufactura y normas sanitarias para la producción de panela. Ahora lo invitamos a </w:t>
            </w:r>
            <w:r w:rsidR="00B02F75" w:rsidRPr="001B7C41">
              <w:t xml:space="preserve">revisar </w:t>
            </w:r>
            <w:r w:rsidRPr="001B7C41">
              <w:t xml:space="preserve">la síntesis </w:t>
            </w:r>
            <w:r w:rsidR="00B02F75" w:rsidRPr="001B7C41">
              <w:t>para afianzar</w:t>
            </w:r>
            <w:r w:rsidRPr="001B7C41">
              <w:t xml:space="preserve"> los saberes </w:t>
            </w:r>
            <w:r w:rsidR="00B02F75" w:rsidRPr="001B7C41">
              <w:t xml:space="preserve">aprendidos </w:t>
            </w:r>
            <w:r w:rsidRPr="001B7C41">
              <w:t xml:space="preserve">a realizar la actividad de aprendizaje donde </w:t>
            </w:r>
            <w:r w:rsidR="008E0E68" w:rsidRPr="001B7C41">
              <w:t>constatará el nivel de</w:t>
            </w:r>
            <w:r w:rsidRPr="001B7C41">
              <w:t xml:space="preserve"> lo aprendido, consultar el material complementario</w:t>
            </w:r>
            <w:r w:rsidR="008E0E68" w:rsidRPr="001B7C41">
              <w:t xml:space="preserve"> y las referencias </w:t>
            </w:r>
            <w:proofErr w:type="spellStart"/>
            <w:r w:rsidR="008E0E68" w:rsidRPr="001B7C41">
              <w:t>bibliográficas</w:t>
            </w:r>
            <w:r w:rsidRPr="001B7C41">
              <w:t>como</w:t>
            </w:r>
            <w:proofErr w:type="spellEnd"/>
            <w:r w:rsidRPr="001B7C41">
              <w:t xml:space="preserve"> refuerzo y profundización</w:t>
            </w:r>
            <w:r w:rsidR="008E0E68" w:rsidRPr="001B7C41">
              <w:t>.</w:t>
            </w:r>
          </w:p>
        </w:tc>
      </w:tr>
    </w:tbl>
    <w:p w14:paraId="000002BB" w14:textId="77777777" w:rsidR="00BA5412" w:rsidRPr="00EA4D5F" w:rsidRDefault="00BA5412"/>
    <w:p w14:paraId="000002BC" w14:textId="1B363356" w:rsidR="00BA5412" w:rsidRPr="00EA4D5F" w:rsidRDefault="00A00BDF">
      <w:pPr>
        <w:rPr>
          <w:b/>
        </w:rPr>
      </w:pPr>
      <w:r w:rsidRPr="00EA4D5F">
        <w:rPr>
          <w:b/>
        </w:rPr>
        <w:t>Síntesis</w:t>
      </w:r>
    </w:p>
    <w:tbl>
      <w:tblPr>
        <w:tblStyle w:val="a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5"/>
        <w:gridCol w:w="11347"/>
      </w:tblGrid>
      <w:tr w:rsidR="00EA4D5F" w:rsidRPr="00EA4D5F" w14:paraId="61BA1FF3" w14:textId="77777777">
        <w:tc>
          <w:tcPr>
            <w:tcW w:w="2075" w:type="dxa"/>
            <w:shd w:val="clear" w:color="auto" w:fill="C6D9F1"/>
          </w:tcPr>
          <w:p w14:paraId="000002BD" w14:textId="77777777" w:rsidR="00BA5412" w:rsidRPr="00EA4D5F" w:rsidRDefault="002115D9">
            <w:pPr>
              <w:jc w:val="center"/>
              <w:rPr>
                <w:b/>
              </w:rPr>
            </w:pPr>
            <w:r w:rsidRPr="00EA4D5F">
              <w:rPr>
                <w:b/>
              </w:rPr>
              <w:t>Tipo de recurso</w:t>
            </w:r>
          </w:p>
        </w:tc>
        <w:tc>
          <w:tcPr>
            <w:tcW w:w="11347" w:type="dxa"/>
            <w:shd w:val="clear" w:color="auto" w:fill="C6D9F1"/>
          </w:tcPr>
          <w:p w14:paraId="000002BE" w14:textId="77777777" w:rsidR="00BA5412" w:rsidRPr="00EA4D5F" w:rsidRDefault="002115D9">
            <w:pPr>
              <w:jc w:val="center"/>
            </w:pPr>
            <w:r w:rsidRPr="00EA4D5F">
              <w:t>Síntesis</w:t>
            </w:r>
          </w:p>
        </w:tc>
      </w:tr>
      <w:tr w:rsidR="00EA4D5F" w:rsidRPr="00EA4D5F" w14:paraId="3C689474" w14:textId="77777777">
        <w:tc>
          <w:tcPr>
            <w:tcW w:w="13422" w:type="dxa"/>
            <w:gridSpan w:val="2"/>
          </w:tcPr>
          <w:p w14:paraId="000002BF" w14:textId="2DB64FF9" w:rsidR="00BA5412" w:rsidRPr="001B7C41" w:rsidRDefault="00A00BDF">
            <w:r w:rsidRPr="00EA4D5F">
              <w:t>Procesos de producción panelera</w:t>
            </w:r>
            <w:r w:rsidR="002115D9" w:rsidRPr="00EA4D5F">
              <w:br/>
              <w:t xml:space="preserve">Síntesis: </w:t>
            </w:r>
            <w:r w:rsidRPr="00EA4D5F">
              <w:t>c</w:t>
            </w:r>
            <w:r w:rsidR="002115D9" w:rsidRPr="00EA4D5F">
              <w:t>ristalización y procedimiento de ajustes</w:t>
            </w:r>
          </w:p>
          <w:p w14:paraId="000002C0" w14:textId="77777777" w:rsidR="00BA5412" w:rsidRPr="00EA4D5F" w:rsidRDefault="00BA5412"/>
        </w:tc>
      </w:tr>
      <w:tr w:rsidR="00EA4D5F" w:rsidRPr="00EA4D5F" w14:paraId="1314048E" w14:textId="77777777">
        <w:tc>
          <w:tcPr>
            <w:tcW w:w="2075" w:type="dxa"/>
            <w:shd w:val="clear" w:color="auto" w:fill="C6D9F1"/>
          </w:tcPr>
          <w:p w14:paraId="000002C2" w14:textId="77777777" w:rsidR="00BA5412" w:rsidRPr="00EA4D5F" w:rsidRDefault="002115D9">
            <w:pPr>
              <w:rPr>
                <w:b/>
              </w:rPr>
            </w:pPr>
            <w:r w:rsidRPr="00EA4D5F">
              <w:rPr>
                <w:b/>
              </w:rPr>
              <w:t>Introducción</w:t>
            </w:r>
          </w:p>
          <w:p w14:paraId="000002C3" w14:textId="77777777" w:rsidR="00BA5412" w:rsidRPr="001B7C41" w:rsidRDefault="00BA5412"/>
        </w:tc>
        <w:tc>
          <w:tcPr>
            <w:tcW w:w="11347" w:type="dxa"/>
          </w:tcPr>
          <w:p w14:paraId="000002C4" w14:textId="77777777" w:rsidR="00BA5412" w:rsidRPr="002C4840" w:rsidRDefault="002115D9">
            <w:r w:rsidRPr="00EA4D5F">
              <w:t>En este organizador grafico podrá encontrar la información sintetizada de la fabricación panelera y su cadena de producción,</w:t>
            </w:r>
            <w:r w:rsidRPr="001179E1">
              <w:t xml:space="preserve"> comercialización, distribución y normas vigentes para las buenas prácticas de manufactura. </w:t>
            </w:r>
          </w:p>
        </w:tc>
      </w:tr>
      <w:tr w:rsidR="00EA4D5F" w:rsidRPr="00EA4D5F" w14:paraId="58D9B020" w14:textId="77777777">
        <w:tc>
          <w:tcPr>
            <w:tcW w:w="13422" w:type="dxa"/>
            <w:gridSpan w:val="2"/>
          </w:tcPr>
          <w:p w14:paraId="000002C5" w14:textId="4626DE6C" w:rsidR="00BA5412" w:rsidRPr="00EA4D5F" w:rsidRDefault="002115D9">
            <w:pPr>
              <w:rPr>
                <w:b/>
              </w:rPr>
            </w:pPr>
            <w:r w:rsidRPr="00EA4D5F">
              <w:rPr>
                <w:b/>
              </w:rPr>
              <w:t>Figura 1</w:t>
            </w:r>
          </w:p>
          <w:p w14:paraId="000002C6" w14:textId="77777777" w:rsidR="00BA5412" w:rsidRPr="00EA4D5F" w:rsidRDefault="002115D9">
            <w:pPr>
              <w:rPr>
                <w:i/>
              </w:rPr>
            </w:pPr>
            <w:r w:rsidRPr="00EA4D5F">
              <w:rPr>
                <w:i/>
              </w:rPr>
              <w:t>Proceso de concentración de jugo de caña (cocinar jugo)</w:t>
            </w:r>
          </w:p>
          <w:p w14:paraId="000002C7" w14:textId="77777777" w:rsidR="00BA5412" w:rsidRPr="00EA4D5F" w:rsidRDefault="00BA5412"/>
          <w:p w14:paraId="000002C8" w14:textId="77777777" w:rsidR="00BA5412" w:rsidRPr="00EA4D5F" w:rsidRDefault="00000000">
            <w:pPr>
              <w:jc w:val="center"/>
            </w:pPr>
            <w:sdt>
              <w:sdtPr>
                <w:tag w:val="goog_rdk_52"/>
                <w:id w:val="67009825"/>
              </w:sdtPr>
              <w:sdtContent>
                <w:commentRangeStart w:id="71"/>
              </w:sdtContent>
            </w:sdt>
            <w:r w:rsidR="002115D9" w:rsidRPr="002C4840">
              <w:rPr>
                <w:noProof/>
              </w:rPr>
              <w:drawing>
                <wp:inline distT="0" distB="0" distL="0" distR="0" wp14:anchorId="0D786C2D" wp14:editId="5FDAA0DC">
                  <wp:extent cx="2877610" cy="3618421"/>
                  <wp:effectExtent l="0" t="0" r="0" b="0"/>
                  <wp:docPr id="22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5"/>
                          <a:srcRect/>
                          <a:stretch>
                            <a:fillRect/>
                          </a:stretch>
                        </pic:blipFill>
                        <pic:spPr>
                          <a:xfrm>
                            <a:off x="0" y="0"/>
                            <a:ext cx="2877610" cy="3618421"/>
                          </a:xfrm>
                          <a:prstGeom prst="rect">
                            <a:avLst/>
                          </a:prstGeom>
                          <a:ln/>
                        </pic:spPr>
                      </pic:pic>
                    </a:graphicData>
                  </a:graphic>
                </wp:inline>
              </w:drawing>
            </w:r>
            <w:commentRangeEnd w:id="71"/>
            <w:r w:rsidR="002115D9" w:rsidRPr="002C4840">
              <w:commentReference w:id="71"/>
            </w:r>
          </w:p>
          <w:p w14:paraId="000002C9" w14:textId="77777777" w:rsidR="00BA5412" w:rsidRPr="001179E1" w:rsidRDefault="00BA5412">
            <w:pPr>
              <w:jc w:val="center"/>
            </w:pPr>
          </w:p>
          <w:p w14:paraId="000002CA" w14:textId="581FA6FC" w:rsidR="00BA5412" w:rsidRPr="00EA4D5F" w:rsidRDefault="00BA5412"/>
          <w:p w14:paraId="000002CB" w14:textId="77777777" w:rsidR="00BA5412" w:rsidRPr="00EA4D5F" w:rsidRDefault="002115D9">
            <w:r w:rsidRPr="00EA4D5F">
              <w:rPr>
                <w:b/>
              </w:rPr>
              <w:t xml:space="preserve">Imagen: </w:t>
            </w:r>
            <w:r w:rsidRPr="00EA4D5F">
              <w:t>635700_i41</w:t>
            </w:r>
          </w:p>
          <w:p w14:paraId="000002CC" w14:textId="77777777" w:rsidR="00BA5412" w:rsidRPr="00EA4D5F" w:rsidRDefault="00BA5412"/>
        </w:tc>
      </w:tr>
    </w:tbl>
    <w:p w14:paraId="000002CE" w14:textId="77777777" w:rsidR="00BA5412" w:rsidRPr="00EA4D5F" w:rsidRDefault="00BA5412"/>
    <w:p w14:paraId="000002CF" w14:textId="77777777" w:rsidR="00BA5412" w:rsidRPr="00EA4D5F" w:rsidRDefault="00BA5412"/>
    <w:p w14:paraId="000002D0" w14:textId="5155EA7C" w:rsidR="00BA5412" w:rsidRPr="00EA4D5F" w:rsidRDefault="00A00BDF">
      <w:pPr>
        <w:spacing w:after="120" w:line="240" w:lineRule="auto"/>
        <w:rPr>
          <w:b/>
        </w:rPr>
      </w:pPr>
      <w:r w:rsidRPr="00EA4D5F">
        <w:rPr>
          <w:b/>
        </w:rPr>
        <w:t>Actividad didáctica</w:t>
      </w:r>
    </w:p>
    <w:tbl>
      <w:tblPr>
        <w:tblStyle w:val="aff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4"/>
        <w:gridCol w:w="6937"/>
        <w:gridCol w:w="4681"/>
      </w:tblGrid>
      <w:tr w:rsidR="00EA4D5F" w:rsidRPr="00EA4D5F" w14:paraId="3246ADF7" w14:textId="77777777">
        <w:trPr>
          <w:trHeight w:val="460"/>
        </w:trPr>
        <w:tc>
          <w:tcPr>
            <w:tcW w:w="1794" w:type="dxa"/>
            <w:shd w:val="clear" w:color="auto" w:fill="C9DAF8"/>
            <w:tcMar>
              <w:top w:w="100" w:type="dxa"/>
              <w:left w:w="100" w:type="dxa"/>
              <w:bottom w:w="100" w:type="dxa"/>
              <w:right w:w="100" w:type="dxa"/>
            </w:tcMar>
          </w:tcPr>
          <w:p w14:paraId="000002D1" w14:textId="77777777" w:rsidR="00BA5412" w:rsidRPr="00EA4D5F" w:rsidRDefault="002115D9">
            <w:pPr>
              <w:widowControl w:val="0"/>
              <w:spacing w:line="240" w:lineRule="auto"/>
              <w:jc w:val="center"/>
              <w:rPr>
                <w:b/>
              </w:rPr>
            </w:pPr>
            <w:r w:rsidRPr="00EA4D5F">
              <w:rPr>
                <w:b/>
              </w:rPr>
              <w:t>Tipo de recurso</w:t>
            </w:r>
          </w:p>
        </w:tc>
        <w:tc>
          <w:tcPr>
            <w:tcW w:w="11618" w:type="dxa"/>
            <w:gridSpan w:val="2"/>
            <w:shd w:val="clear" w:color="auto" w:fill="C9DAF8"/>
            <w:tcMar>
              <w:top w:w="100" w:type="dxa"/>
              <w:left w:w="100" w:type="dxa"/>
              <w:bottom w:w="100" w:type="dxa"/>
              <w:right w:w="100" w:type="dxa"/>
            </w:tcMar>
          </w:tcPr>
          <w:p w14:paraId="000002D2" w14:textId="77777777" w:rsidR="00BA5412" w:rsidRPr="00EA4D5F" w:rsidRDefault="002115D9">
            <w:pPr>
              <w:pStyle w:val="Ttulo"/>
              <w:widowControl w:val="0"/>
              <w:spacing w:line="240" w:lineRule="auto"/>
              <w:jc w:val="center"/>
              <w:rPr>
                <w:sz w:val="22"/>
                <w:szCs w:val="22"/>
              </w:rPr>
            </w:pPr>
            <w:bookmarkStart w:id="72" w:name="_heading=h.1y810tw" w:colFirst="0" w:colLast="0"/>
            <w:bookmarkEnd w:id="72"/>
            <w:r w:rsidRPr="00EA4D5F">
              <w:rPr>
                <w:sz w:val="22"/>
                <w:szCs w:val="22"/>
              </w:rPr>
              <w:t>Actividad didáctica. Opción múltiple</w:t>
            </w:r>
          </w:p>
        </w:tc>
      </w:tr>
      <w:tr w:rsidR="00EA4D5F" w:rsidRPr="00EA4D5F" w14:paraId="1BEA4F84" w14:textId="77777777">
        <w:trPr>
          <w:trHeight w:val="420"/>
        </w:trPr>
        <w:tc>
          <w:tcPr>
            <w:tcW w:w="8731" w:type="dxa"/>
            <w:gridSpan w:val="2"/>
            <w:shd w:val="clear" w:color="auto" w:fill="auto"/>
            <w:tcMar>
              <w:top w:w="100" w:type="dxa"/>
              <w:left w:w="100" w:type="dxa"/>
              <w:bottom w:w="100" w:type="dxa"/>
              <w:right w:w="100" w:type="dxa"/>
            </w:tcMar>
          </w:tcPr>
          <w:p w14:paraId="000002D4" w14:textId="77777777" w:rsidR="00BA5412" w:rsidRPr="001B7C41" w:rsidRDefault="002115D9">
            <w:r w:rsidRPr="00EA4D5F">
              <w:lastRenderedPageBreak/>
              <w:t>A continuación, se presenta una actividad de aprendizaje que está encaminada a validar los aprendizajes que ha podido adquirir con el desarrollo de este componente formativo. Por lo tanto, lo invitamos a disponerse a realizarla; para ello, seleccione la respuesta que según el enunciado considere es la correcta.</w:t>
            </w:r>
          </w:p>
        </w:tc>
        <w:tc>
          <w:tcPr>
            <w:tcW w:w="4681" w:type="dxa"/>
            <w:shd w:val="clear" w:color="auto" w:fill="auto"/>
            <w:tcMar>
              <w:top w:w="100" w:type="dxa"/>
              <w:left w:w="100" w:type="dxa"/>
              <w:bottom w:w="100" w:type="dxa"/>
              <w:right w:w="100" w:type="dxa"/>
            </w:tcMar>
          </w:tcPr>
          <w:p w14:paraId="000002D6" w14:textId="77777777" w:rsidR="00BA5412" w:rsidRPr="001B7C41" w:rsidRDefault="00000000">
            <w:pPr>
              <w:widowControl w:val="0"/>
              <w:spacing w:line="240" w:lineRule="auto"/>
            </w:pPr>
            <w:sdt>
              <w:sdtPr>
                <w:tag w:val="goog_rdk_53"/>
                <w:id w:val="-1189593947"/>
              </w:sdtPr>
              <w:sdtContent>
                <w:commentRangeStart w:id="73"/>
              </w:sdtContent>
            </w:sdt>
            <w:r w:rsidR="002115D9" w:rsidRPr="001B7C41">
              <w:rPr>
                <w:noProof/>
              </w:rPr>
              <w:drawing>
                <wp:inline distT="0" distB="0" distL="0" distR="0" wp14:anchorId="6159FFB2" wp14:editId="54B33F75">
                  <wp:extent cx="1036320" cy="1036320"/>
                  <wp:effectExtent l="0" t="0" r="0" b="0"/>
                  <wp:docPr id="22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6"/>
                          <a:srcRect/>
                          <a:stretch>
                            <a:fillRect/>
                          </a:stretch>
                        </pic:blipFill>
                        <pic:spPr>
                          <a:xfrm>
                            <a:off x="0" y="0"/>
                            <a:ext cx="1036320" cy="1036320"/>
                          </a:xfrm>
                          <a:prstGeom prst="rect">
                            <a:avLst/>
                          </a:prstGeom>
                          <a:ln/>
                        </pic:spPr>
                      </pic:pic>
                    </a:graphicData>
                  </a:graphic>
                </wp:inline>
              </w:drawing>
            </w:r>
            <w:commentRangeEnd w:id="73"/>
            <w:r w:rsidR="002115D9" w:rsidRPr="00EA4D5F">
              <w:commentReference w:id="73"/>
            </w:r>
          </w:p>
          <w:p w14:paraId="000002D7" w14:textId="77777777" w:rsidR="00BA5412" w:rsidRPr="00EA4D5F" w:rsidRDefault="00BA5412">
            <w:pPr>
              <w:widowControl w:val="0"/>
              <w:spacing w:line="240" w:lineRule="auto"/>
            </w:pPr>
          </w:p>
          <w:p w14:paraId="000002D8" w14:textId="77777777" w:rsidR="00BA5412" w:rsidRPr="002C4840" w:rsidRDefault="002115D9">
            <w:pPr>
              <w:widowControl w:val="0"/>
              <w:spacing w:line="240" w:lineRule="auto"/>
            </w:pPr>
            <w:r w:rsidRPr="001179E1">
              <w:rPr>
                <w:b/>
              </w:rPr>
              <w:t xml:space="preserve">Imagen 1: </w:t>
            </w:r>
            <w:r w:rsidRPr="001179E1">
              <w:t>635700_i42</w:t>
            </w:r>
          </w:p>
        </w:tc>
      </w:tr>
      <w:tr w:rsidR="00EA4D5F" w:rsidRPr="00EA4D5F" w14:paraId="1F2C5490" w14:textId="77777777">
        <w:trPr>
          <w:trHeight w:val="420"/>
        </w:trPr>
        <w:tc>
          <w:tcPr>
            <w:tcW w:w="8731" w:type="dxa"/>
            <w:gridSpan w:val="2"/>
            <w:shd w:val="clear" w:color="auto" w:fill="auto"/>
            <w:tcMar>
              <w:top w:w="100" w:type="dxa"/>
              <w:left w:w="100" w:type="dxa"/>
              <w:bottom w:w="100" w:type="dxa"/>
              <w:right w:w="100" w:type="dxa"/>
            </w:tcMar>
          </w:tcPr>
          <w:p w14:paraId="000002D9" w14:textId="77777777" w:rsidR="00BA5412" w:rsidRPr="00EA4D5F" w:rsidRDefault="002115D9">
            <w:pPr>
              <w:spacing w:line="240" w:lineRule="auto"/>
              <w:jc w:val="both"/>
            </w:pPr>
            <w:r w:rsidRPr="00EA4D5F">
              <w:t>1. Producto natural, de humedad intermedia, denso y viscoso, intermedio en la elaboración de panela</w:t>
            </w:r>
          </w:p>
        </w:tc>
        <w:tc>
          <w:tcPr>
            <w:tcW w:w="4681" w:type="dxa"/>
            <w:shd w:val="clear" w:color="auto" w:fill="auto"/>
            <w:tcMar>
              <w:top w:w="100" w:type="dxa"/>
              <w:left w:w="100" w:type="dxa"/>
              <w:bottom w:w="100" w:type="dxa"/>
              <w:right w:w="100" w:type="dxa"/>
            </w:tcMar>
          </w:tcPr>
          <w:p w14:paraId="000002DB" w14:textId="77777777" w:rsidR="00BA5412" w:rsidRPr="001B7C41" w:rsidRDefault="00000000">
            <w:pPr>
              <w:widowControl w:val="0"/>
              <w:spacing w:line="240" w:lineRule="auto"/>
            </w:pPr>
            <w:sdt>
              <w:sdtPr>
                <w:tag w:val="goog_rdk_54"/>
                <w:id w:val="233980164"/>
              </w:sdtPr>
              <w:sdtContent>
                <w:commentRangeStart w:id="74"/>
              </w:sdtContent>
            </w:sdt>
            <w:r w:rsidR="002115D9" w:rsidRPr="001B7C41">
              <w:rPr>
                <w:noProof/>
              </w:rPr>
              <w:drawing>
                <wp:inline distT="0" distB="0" distL="0" distR="0" wp14:anchorId="7B9645A4" wp14:editId="4EFA921F">
                  <wp:extent cx="828675" cy="828675"/>
                  <wp:effectExtent l="0" t="0" r="0" b="0"/>
                  <wp:docPr id="23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7"/>
                          <a:srcRect/>
                          <a:stretch>
                            <a:fillRect/>
                          </a:stretch>
                        </pic:blipFill>
                        <pic:spPr>
                          <a:xfrm>
                            <a:off x="0" y="0"/>
                            <a:ext cx="828675" cy="828675"/>
                          </a:xfrm>
                          <a:prstGeom prst="rect">
                            <a:avLst/>
                          </a:prstGeom>
                          <a:ln/>
                        </pic:spPr>
                      </pic:pic>
                    </a:graphicData>
                  </a:graphic>
                </wp:inline>
              </w:drawing>
            </w:r>
            <w:commentRangeEnd w:id="74"/>
            <w:r w:rsidR="002115D9" w:rsidRPr="00EA4D5F">
              <w:commentReference w:id="74"/>
            </w:r>
          </w:p>
          <w:p w14:paraId="000002DC" w14:textId="77777777" w:rsidR="00BA5412" w:rsidRPr="00EA4D5F" w:rsidRDefault="00BA5412">
            <w:pPr>
              <w:widowControl w:val="0"/>
              <w:spacing w:line="240" w:lineRule="auto"/>
            </w:pPr>
          </w:p>
          <w:p w14:paraId="000002DD" w14:textId="77777777" w:rsidR="00BA5412" w:rsidRPr="002C4840" w:rsidRDefault="002115D9">
            <w:pPr>
              <w:widowControl w:val="0"/>
              <w:spacing w:line="240" w:lineRule="auto"/>
            </w:pPr>
            <w:r w:rsidRPr="001179E1">
              <w:rPr>
                <w:b/>
              </w:rPr>
              <w:t xml:space="preserve">imagen 2: </w:t>
            </w:r>
            <w:r w:rsidRPr="001179E1">
              <w:t>635700_i43</w:t>
            </w:r>
          </w:p>
        </w:tc>
      </w:tr>
      <w:tr w:rsidR="00EA4D5F" w:rsidRPr="00EA4D5F" w14:paraId="02B4D5FC" w14:textId="77777777">
        <w:trPr>
          <w:trHeight w:val="420"/>
        </w:trPr>
        <w:tc>
          <w:tcPr>
            <w:tcW w:w="8731" w:type="dxa"/>
            <w:gridSpan w:val="2"/>
            <w:shd w:val="clear" w:color="auto" w:fill="auto"/>
            <w:tcMar>
              <w:top w:w="100" w:type="dxa"/>
              <w:left w:w="100" w:type="dxa"/>
              <w:bottom w:w="100" w:type="dxa"/>
              <w:right w:w="100" w:type="dxa"/>
            </w:tcMar>
          </w:tcPr>
          <w:p w14:paraId="000002DE" w14:textId="77777777" w:rsidR="00BA5412" w:rsidRPr="001B7C41" w:rsidRDefault="002115D9">
            <w:pPr>
              <w:spacing w:line="240" w:lineRule="auto"/>
              <w:jc w:val="both"/>
            </w:pPr>
            <w:r w:rsidRPr="001B7C41">
              <w:t>a.</w:t>
            </w:r>
            <w:r w:rsidRPr="001B7C41">
              <w:rPr>
                <w:rFonts w:eastAsia="Times New Roman"/>
              </w:rPr>
              <w:t xml:space="preserve">   </w:t>
            </w:r>
            <w:r w:rsidRPr="001B7C41">
              <w:t xml:space="preserve">Miel hidrolizada </w:t>
            </w:r>
            <w:r w:rsidRPr="001B7C41">
              <w:rPr>
                <w:highlight w:val="green"/>
              </w:rPr>
              <w:t>(correcto)</w:t>
            </w:r>
            <w:r w:rsidRPr="001B7C41">
              <w:t xml:space="preserve"> </w:t>
            </w:r>
          </w:p>
          <w:p w14:paraId="000002DF" w14:textId="77777777" w:rsidR="00BA5412" w:rsidRPr="001B7C41" w:rsidRDefault="00BA5412">
            <w:pPr>
              <w:widowControl w:val="0"/>
              <w:spacing w:line="240" w:lineRule="auto"/>
              <w:rPr>
                <w:b/>
              </w:rPr>
            </w:pPr>
          </w:p>
        </w:tc>
        <w:tc>
          <w:tcPr>
            <w:tcW w:w="4681" w:type="dxa"/>
            <w:shd w:val="clear" w:color="auto" w:fill="auto"/>
            <w:tcMar>
              <w:top w:w="100" w:type="dxa"/>
              <w:left w:w="100" w:type="dxa"/>
              <w:bottom w:w="100" w:type="dxa"/>
              <w:right w:w="100" w:type="dxa"/>
            </w:tcMar>
          </w:tcPr>
          <w:p w14:paraId="000002E1" w14:textId="77777777" w:rsidR="00BA5412" w:rsidRPr="001179E1" w:rsidRDefault="002115D9">
            <w:pPr>
              <w:spacing w:line="240" w:lineRule="auto"/>
              <w:jc w:val="both"/>
            </w:pPr>
            <w:r w:rsidRPr="00EA4D5F">
              <w:t>b.   Jugo clarificado</w:t>
            </w:r>
          </w:p>
          <w:p w14:paraId="000002E2" w14:textId="77777777" w:rsidR="00BA5412" w:rsidRPr="001B7C41" w:rsidRDefault="00BA5412">
            <w:pPr>
              <w:widowControl w:val="0"/>
              <w:spacing w:line="240" w:lineRule="auto"/>
            </w:pPr>
          </w:p>
        </w:tc>
      </w:tr>
      <w:tr w:rsidR="00EA4D5F" w:rsidRPr="00EA4D5F" w14:paraId="6E81C477" w14:textId="77777777">
        <w:trPr>
          <w:trHeight w:val="420"/>
        </w:trPr>
        <w:tc>
          <w:tcPr>
            <w:tcW w:w="8731" w:type="dxa"/>
            <w:gridSpan w:val="2"/>
            <w:shd w:val="clear" w:color="auto" w:fill="auto"/>
            <w:tcMar>
              <w:top w:w="100" w:type="dxa"/>
              <w:left w:w="100" w:type="dxa"/>
              <w:bottom w:w="100" w:type="dxa"/>
              <w:right w:w="100" w:type="dxa"/>
            </w:tcMar>
          </w:tcPr>
          <w:p w14:paraId="000002E3" w14:textId="77777777" w:rsidR="00BA5412" w:rsidRPr="00EA4D5F" w:rsidRDefault="002115D9">
            <w:pPr>
              <w:spacing w:line="240" w:lineRule="auto"/>
              <w:jc w:val="both"/>
              <w:rPr>
                <w:b/>
              </w:rPr>
            </w:pPr>
            <w:r w:rsidRPr="00EA4D5F">
              <w:t xml:space="preserve">c.   Jugo mixto  </w:t>
            </w:r>
          </w:p>
          <w:p w14:paraId="000002E4" w14:textId="77777777" w:rsidR="00BA5412" w:rsidRPr="001B7C41" w:rsidRDefault="00BA5412">
            <w:pPr>
              <w:widowControl w:val="0"/>
              <w:spacing w:line="240" w:lineRule="auto"/>
              <w:rPr>
                <w:b/>
              </w:rPr>
            </w:pPr>
          </w:p>
        </w:tc>
        <w:tc>
          <w:tcPr>
            <w:tcW w:w="4681" w:type="dxa"/>
            <w:shd w:val="clear" w:color="auto" w:fill="auto"/>
            <w:tcMar>
              <w:top w:w="100" w:type="dxa"/>
              <w:left w:w="100" w:type="dxa"/>
              <w:bottom w:w="100" w:type="dxa"/>
              <w:right w:w="100" w:type="dxa"/>
            </w:tcMar>
          </w:tcPr>
          <w:p w14:paraId="000002E6" w14:textId="77777777" w:rsidR="00BA5412" w:rsidRPr="001B7C41" w:rsidRDefault="00BA5412">
            <w:pPr>
              <w:widowControl w:val="0"/>
              <w:spacing w:line="240" w:lineRule="auto"/>
            </w:pPr>
          </w:p>
        </w:tc>
      </w:tr>
      <w:tr w:rsidR="00EA4D5F" w:rsidRPr="00EA4D5F" w14:paraId="26757EB9" w14:textId="77777777">
        <w:trPr>
          <w:trHeight w:val="420"/>
        </w:trPr>
        <w:tc>
          <w:tcPr>
            <w:tcW w:w="13412" w:type="dxa"/>
            <w:gridSpan w:val="3"/>
            <w:shd w:val="clear" w:color="auto" w:fill="auto"/>
            <w:tcMar>
              <w:top w:w="100" w:type="dxa"/>
              <w:left w:w="100" w:type="dxa"/>
              <w:bottom w:w="100" w:type="dxa"/>
              <w:right w:w="100" w:type="dxa"/>
            </w:tcMar>
          </w:tcPr>
          <w:p w14:paraId="1CD8B644" w14:textId="77777777" w:rsidR="00BA5412" w:rsidRPr="001B7C41" w:rsidRDefault="00000000">
            <w:pPr>
              <w:spacing w:line="240" w:lineRule="auto"/>
              <w:rPr>
                <w:b/>
              </w:rPr>
            </w:pPr>
            <w:sdt>
              <w:sdtPr>
                <w:tag w:val="goog_rdk_55"/>
                <w:id w:val="112567782"/>
              </w:sdtPr>
              <w:sdtContent>
                <w:commentRangeStart w:id="75"/>
              </w:sdtContent>
            </w:sdt>
            <w:r w:rsidR="002115D9" w:rsidRPr="001B7C41">
              <w:rPr>
                <w:b/>
              </w:rPr>
              <w:t>Retroalimentación</w:t>
            </w:r>
            <w:commentRangeEnd w:id="75"/>
            <w:r w:rsidR="002115D9" w:rsidRPr="001179E1">
              <w:commentReference w:id="75"/>
            </w:r>
            <w:r w:rsidR="002115D9" w:rsidRPr="001B7C41">
              <w:rPr>
                <w:b/>
              </w:rPr>
              <w:t xml:space="preserve"> </w:t>
            </w:r>
          </w:p>
          <w:p w14:paraId="40D50E51" w14:textId="77777777" w:rsidR="00FB3A12" w:rsidRPr="001B7C41" w:rsidRDefault="00FB3A12" w:rsidP="00FB3A12">
            <w:pPr>
              <w:widowControl w:val="0"/>
              <w:pBdr>
                <w:top w:val="nil"/>
                <w:left w:val="nil"/>
                <w:bottom w:val="nil"/>
                <w:right w:val="nil"/>
                <w:between w:val="nil"/>
              </w:pBdr>
              <w:spacing w:line="240" w:lineRule="auto"/>
            </w:pPr>
            <w:r w:rsidRPr="001B7C41">
              <w:t>Respuesta correcta</w:t>
            </w:r>
          </w:p>
          <w:p w14:paraId="48931B6F" w14:textId="77777777" w:rsidR="00FB3A12" w:rsidRPr="001B7C41" w:rsidRDefault="00FB3A12" w:rsidP="00FB3A12">
            <w:pPr>
              <w:widowControl w:val="0"/>
              <w:pBdr>
                <w:top w:val="nil"/>
                <w:left w:val="nil"/>
                <w:bottom w:val="nil"/>
                <w:right w:val="nil"/>
                <w:between w:val="nil"/>
              </w:pBdr>
              <w:spacing w:line="240" w:lineRule="auto"/>
            </w:pPr>
            <w:r w:rsidRPr="001B7C41">
              <w:t xml:space="preserve">¡Excelente! Has seleccionado la respuesta correcta. </w:t>
            </w:r>
          </w:p>
          <w:p w14:paraId="4E903B47" w14:textId="77777777" w:rsidR="00FB3A12" w:rsidRPr="001B7C41" w:rsidRDefault="00FB3A12" w:rsidP="00FB3A12">
            <w:pPr>
              <w:widowControl w:val="0"/>
              <w:pBdr>
                <w:top w:val="nil"/>
                <w:left w:val="nil"/>
                <w:bottom w:val="nil"/>
                <w:right w:val="nil"/>
                <w:between w:val="nil"/>
              </w:pBdr>
              <w:spacing w:line="240" w:lineRule="auto"/>
            </w:pPr>
          </w:p>
          <w:p w14:paraId="0E3EF75A" w14:textId="77777777" w:rsidR="00FB3A12" w:rsidRPr="001B7C41" w:rsidRDefault="00FB3A12" w:rsidP="00FB3A12">
            <w:pPr>
              <w:widowControl w:val="0"/>
              <w:pBdr>
                <w:top w:val="nil"/>
                <w:left w:val="nil"/>
                <w:bottom w:val="nil"/>
                <w:right w:val="nil"/>
                <w:between w:val="nil"/>
              </w:pBdr>
              <w:spacing w:line="240" w:lineRule="auto"/>
            </w:pPr>
            <w:r w:rsidRPr="001B7C41">
              <w:t>Respuesta incorrecta</w:t>
            </w:r>
          </w:p>
          <w:p w14:paraId="000002E7" w14:textId="20A3E208" w:rsidR="00FB3A12" w:rsidRPr="001B7C41" w:rsidRDefault="00FB3A12" w:rsidP="00FB3A12">
            <w:pPr>
              <w:spacing w:line="240" w:lineRule="auto"/>
              <w:rPr>
                <w:b/>
              </w:rPr>
            </w:pPr>
            <w:r w:rsidRPr="001B7C41">
              <w:t>¡Inténtelo de nuevo! Lo invitamos a retomar el estudio de los saberes desarrollados en este componente formativo.</w:t>
            </w:r>
          </w:p>
        </w:tc>
      </w:tr>
      <w:tr w:rsidR="00EA4D5F" w:rsidRPr="00EA4D5F" w14:paraId="168726AA" w14:textId="77777777">
        <w:trPr>
          <w:trHeight w:val="420"/>
        </w:trPr>
        <w:tc>
          <w:tcPr>
            <w:tcW w:w="8731" w:type="dxa"/>
            <w:gridSpan w:val="2"/>
            <w:shd w:val="clear" w:color="auto" w:fill="auto"/>
            <w:tcMar>
              <w:top w:w="100" w:type="dxa"/>
              <w:left w:w="100" w:type="dxa"/>
              <w:bottom w:w="100" w:type="dxa"/>
              <w:right w:w="100" w:type="dxa"/>
            </w:tcMar>
          </w:tcPr>
          <w:p w14:paraId="000002EA" w14:textId="77777777" w:rsidR="00BA5412" w:rsidRPr="00EA4D5F" w:rsidRDefault="002115D9">
            <w:pPr>
              <w:spacing w:line="240" w:lineRule="auto"/>
              <w:jc w:val="both"/>
            </w:pPr>
            <w:r w:rsidRPr="00EA4D5F">
              <w:lastRenderedPageBreak/>
              <w:t xml:space="preserve">2. El proceso de cristalización de la miel está influenciado por una serie de factores entre los que se encuentran: </w:t>
            </w:r>
          </w:p>
        </w:tc>
        <w:tc>
          <w:tcPr>
            <w:tcW w:w="4681" w:type="dxa"/>
            <w:shd w:val="clear" w:color="auto" w:fill="auto"/>
            <w:tcMar>
              <w:top w:w="100" w:type="dxa"/>
              <w:left w:w="100" w:type="dxa"/>
              <w:bottom w:w="100" w:type="dxa"/>
              <w:right w:w="100" w:type="dxa"/>
            </w:tcMar>
          </w:tcPr>
          <w:p w14:paraId="000002EC" w14:textId="77777777" w:rsidR="00BA5412" w:rsidRPr="001179E1" w:rsidRDefault="00000000">
            <w:pPr>
              <w:widowControl w:val="0"/>
              <w:spacing w:line="240" w:lineRule="auto"/>
            </w:pPr>
            <w:sdt>
              <w:sdtPr>
                <w:tag w:val="goog_rdk_56"/>
                <w:id w:val="152494017"/>
              </w:sdtPr>
              <w:sdtContent>
                <w:commentRangeStart w:id="76"/>
              </w:sdtContent>
            </w:sdt>
            <w:r w:rsidR="002115D9" w:rsidRPr="001179E1">
              <w:rPr>
                <w:noProof/>
              </w:rPr>
              <w:drawing>
                <wp:inline distT="0" distB="0" distL="0" distR="0" wp14:anchorId="7DC49EAD" wp14:editId="7B0856DE">
                  <wp:extent cx="676275" cy="676275"/>
                  <wp:effectExtent l="0" t="0" r="0" b="0"/>
                  <wp:docPr id="23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8"/>
                          <a:srcRect/>
                          <a:stretch>
                            <a:fillRect/>
                          </a:stretch>
                        </pic:blipFill>
                        <pic:spPr>
                          <a:xfrm>
                            <a:off x="0" y="0"/>
                            <a:ext cx="676275" cy="676275"/>
                          </a:xfrm>
                          <a:prstGeom prst="rect">
                            <a:avLst/>
                          </a:prstGeom>
                          <a:ln/>
                        </pic:spPr>
                      </pic:pic>
                    </a:graphicData>
                  </a:graphic>
                </wp:inline>
              </w:drawing>
            </w:r>
            <w:commentRangeEnd w:id="76"/>
            <w:r w:rsidR="002115D9" w:rsidRPr="002C4840">
              <w:commentReference w:id="76"/>
            </w:r>
          </w:p>
          <w:p w14:paraId="000002ED" w14:textId="77777777" w:rsidR="00BA5412" w:rsidRPr="002C4840" w:rsidRDefault="002115D9">
            <w:pPr>
              <w:widowControl w:val="0"/>
              <w:spacing w:line="240" w:lineRule="auto"/>
            </w:pPr>
            <w:r w:rsidRPr="001179E1">
              <w:rPr>
                <w:b/>
              </w:rPr>
              <w:t xml:space="preserve">Imagen 3: </w:t>
            </w:r>
            <w:r w:rsidRPr="001179E1">
              <w:t>635700_i44</w:t>
            </w:r>
          </w:p>
        </w:tc>
      </w:tr>
      <w:tr w:rsidR="00EA4D5F" w:rsidRPr="00EA4D5F" w14:paraId="59E2FE28" w14:textId="77777777">
        <w:trPr>
          <w:trHeight w:val="420"/>
        </w:trPr>
        <w:tc>
          <w:tcPr>
            <w:tcW w:w="8731" w:type="dxa"/>
            <w:gridSpan w:val="2"/>
            <w:shd w:val="clear" w:color="auto" w:fill="auto"/>
            <w:tcMar>
              <w:top w:w="100" w:type="dxa"/>
              <w:left w:w="100" w:type="dxa"/>
              <w:bottom w:w="100" w:type="dxa"/>
              <w:right w:w="100" w:type="dxa"/>
            </w:tcMar>
          </w:tcPr>
          <w:p w14:paraId="000002EE" w14:textId="77777777" w:rsidR="00BA5412" w:rsidRPr="001179E1" w:rsidRDefault="002115D9">
            <w:pPr>
              <w:spacing w:line="240" w:lineRule="auto"/>
              <w:jc w:val="both"/>
            </w:pPr>
            <w:r w:rsidRPr="00EA4D5F">
              <w:t>a.</w:t>
            </w:r>
            <w:r w:rsidRPr="001B7C41">
              <w:rPr>
                <w:rFonts w:eastAsia="Times New Roman"/>
              </w:rPr>
              <w:t xml:space="preserve">    </w:t>
            </w:r>
            <w:r w:rsidRPr="001179E1">
              <w:t>Sobresaturación</w:t>
            </w:r>
          </w:p>
          <w:p w14:paraId="000002EF" w14:textId="77777777" w:rsidR="00BA5412" w:rsidRPr="001B7C41" w:rsidRDefault="00BA5412">
            <w:pPr>
              <w:spacing w:line="240" w:lineRule="auto"/>
              <w:ind w:left="357"/>
              <w:jc w:val="both"/>
              <w:rPr>
                <w:b/>
              </w:rPr>
            </w:pPr>
          </w:p>
        </w:tc>
        <w:tc>
          <w:tcPr>
            <w:tcW w:w="4681" w:type="dxa"/>
            <w:shd w:val="clear" w:color="auto" w:fill="auto"/>
            <w:tcMar>
              <w:top w:w="100" w:type="dxa"/>
              <w:left w:w="100" w:type="dxa"/>
              <w:bottom w:w="100" w:type="dxa"/>
              <w:right w:w="100" w:type="dxa"/>
            </w:tcMar>
          </w:tcPr>
          <w:p w14:paraId="000002F1" w14:textId="77777777" w:rsidR="00BA5412" w:rsidRPr="001179E1" w:rsidRDefault="002115D9">
            <w:pPr>
              <w:spacing w:line="240" w:lineRule="auto"/>
              <w:jc w:val="both"/>
            </w:pPr>
            <w:r w:rsidRPr="001179E1">
              <w:t>b.</w:t>
            </w:r>
            <w:r w:rsidRPr="001B7C41">
              <w:rPr>
                <w:rFonts w:eastAsia="Times New Roman"/>
              </w:rPr>
              <w:t xml:space="preserve">    </w:t>
            </w:r>
            <w:r w:rsidRPr="001179E1">
              <w:t>Temperatura de almacenamiento</w:t>
            </w:r>
          </w:p>
          <w:p w14:paraId="000002F2" w14:textId="77777777" w:rsidR="00BA5412" w:rsidRPr="001B7C41" w:rsidRDefault="00BA5412">
            <w:pPr>
              <w:spacing w:line="240" w:lineRule="auto"/>
              <w:ind w:left="357"/>
              <w:jc w:val="both"/>
            </w:pPr>
          </w:p>
        </w:tc>
      </w:tr>
      <w:tr w:rsidR="00EA4D5F" w:rsidRPr="00EA4D5F" w14:paraId="743D196C" w14:textId="77777777">
        <w:trPr>
          <w:trHeight w:val="420"/>
        </w:trPr>
        <w:tc>
          <w:tcPr>
            <w:tcW w:w="8731" w:type="dxa"/>
            <w:gridSpan w:val="2"/>
            <w:shd w:val="clear" w:color="auto" w:fill="auto"/>
            <w:tcMar>
              <w:top w:w="100" w:type="dxa"/>
              <w:left w:w="100" w:type="dxa"/>
              <w:bottom w:w="100" w:type="dxa"/>
              <w:right w:w="100" w:type="dxa"/>
            </w:tcMar>
          </w:tcPr>
          <w:p w14:paraId="000002F3" w14:textId="77777777" w:rsidR="00BA5412" w:rsidRPr="001179E1" w:rsidRDefault="002115D9">
            <w:pPr>
              <w:spacing w:line="240" w:lineRule="auto"/>
              <w:jc w:val="both"/>
            </w:pPr>
            <w:r w:rsidRPr="00EA4D5F">
              <w:t>c.</w:t>
            </w:r>
            <w:r w:rsidRPr="001B7C41">
              <w:rPr>
                <w:rFonts w:eastAsia="Times New Roman"/>
              </w:rPr>
              <w:t xml:space="preserve">     </w:t>
            </w:r>
            <w:r w:rsidRPr="001179E1">
              <w:t xml:space="preserve">Presencia de partículas </w:t>
            </w:r>
          </w:p>
          <w:p w14:paraId="000002F4" w14:textId="77777777" w:rsidR="00BA5412" w:rsidRPr="001B7C41" w:rsidRDefault="00BA5412">
            <w:pPr>
              <w:spacing w:line="240" w:lineRule="auto"/>
              <w:ind w:left="357"/>
              <w:jc w:val="both"/>
              <w:rPr>
                <w:b/>
              </w:rPr>
            </w:pPr>
          </w:p>
        </w:tc>
        <w:tc>
          <w:tcPr>
            <w:tcW w:w="4681" w:type="dxa"/>
            <w:shd w:val="clear" w:color="auto" w:fill="auto"/>
            <w:tcMar>
              <w:top w:w="100" w:type="dxa"/>
              <w:left w:w="100" w:type="dxa"/>
              <w:bottom w:w="100" w:type="dxa"/>
              <w:right w:w="100" w:type="dxa"/>
            </w:tcMar>
          </w:tcPr>
          <w:p w14:paraId="000002F6" w14:textId="77777777" w:rsidR="00BA5412" w:rsidRPr="001B7C41" w:rsidRDefault="002115D9">
            <w:pPr>
              <w:spacing w:line="240" w:lineRule="auto"/>
              <w:jc w:val="both"/>
            </w:pPr>
            <w:r w:rsidRPr="001B7C41">
              <w:t>d.</w:t>
            </w:r>
            <w:r w:rsidRPr="001B7C41">
              <w:rPr>
                <w:rFonts w:eastAsia="Times New Roman"/>
              </w:rPr>
              <w:t xml:space="preserve">  </w:t>
            </w:r>
            <w:r w:rsidRPr="001B7C41">
              <w:t xml:space="preserve"> Todos los anteriores </w:t>
            </w:r>
            <w:r w:rsidRPr="001B7C41">
              <w:rPr>
                <w:highlight w:val="green"/>
              </w:rPr>
              <w:t>(correcto)</w:t>
            </w:r>
            <w:r w:rsidRPr="001B7C41">
              <w:t xml:space="preserve"> </w:t>
            </w:r>
          </w:p>
          <w:p w14:paraId="000002F7" w14:textId="77777777" w:rsidR="00BA5412" w:rsidRPr="001B7C41" w:rsidRDefault="00BA5412">
            <w:pPr>
              <w:widowControl w:val="0"/>
              <w:spacing w:line="240" w:lineRule="auto"/>
            </w:pPr>
          </w:p>
        </w:tc>
      </w:tr>
      <w:tr w:rsidR="00EA4D5F" w:rsidRPr="00EA4D5F" w14:paraId="4B5ACCE7" w14:textId="77777777">
        <w:trPr>
          <w:trHeight w:val="420"/>
        </w:trPr>
        <w:tc>
          <w:tcPr>
            <w:tcW w:w="13412" w:type="dxa"/>
            <w:gridSpan w:val="3"/>
            <w:shd w:val="clear" w:color="auto" w:fill="auto"/>
            <w:tcMar>
              <w:top w:w="100" w:type="dxa"/>
              <w:left w:w="100" w:type="dxa"/>
              <w:bottom w:w="100" w:type="dxa"/>
              <w:right w:w="100" w:type="dxa"/>
            </w:tcMar>
          </w:tcPr>
          <w:p w14:paraId="3F6D37C3" w14:textId="77777777" w:rsidR="00BA5412" w:rsidRPr="001B7C41" w:rsidRDefault="00000000">
            <w:pPr>
              <w:spacing w:line="240" w:lineRule="auto"/>
              <w:rPr>
                <w:b/>
              </w:rPr>
            </w:pPr>
            <w:sdt>
              <w:sdtPr>
                <w:tag w:val="goog_rdk_57"/>
                <w:id w:val="-838230547"/>
              </w:sdtPr>
              <w:sdtContent>
                <w:commentRangeStart w:id="77"/>
              </w:sdtContent>
            </w:sdt>
            <w:r w:rsidR="002115D9" w:rsidRPr="001B7C41">
              <w:rPr>
                <w:b/>
              </w:rPr>
              <w:t>Retroalimentación</w:t>
            </w:r>
            <w:commentRangeEnd w:id="77"/>
            <w:r w:rsidR="002115D9" w:rsidRPr="001179E1">
              <w:commentReference w:id="77"/>
            </w:r>
            <w:r w:rsidR="002115D9" w:rsidRPr="001B7C41">
              <w:rPr>
                <w:b/>
              </w:rPr>
              <w:t xml:space="preserve"> </w:t>
            </w:r>
          </w:p>
          <w:p w14:paraId="5C00FAB8" w14:textId="77777777" w:rsidR="00FB3A12" w:rsidRPr="001B7C41" w:rsidRDefault="00FB3A12" w:rsidP="00FB3A12">
            <w:pPr>
              <w:widowControl w:val="0"/>
              <w:pBdr>
                <w:top w:val="nil"/>
                <w:left w:val="nil"/>
                <w:bottom w:val="nil"/>
                <w:right w:val="nil"/>
                <w:between w:val="nil"/>
              </w:pBdr>
              <w:spacing w:line="240" w:lineRule="auto"/>
            </w:pPr>
            <w:r w:rsidRPr="001B7C41">
              <w:t>Respuesta correcta</w:t>
            </w:r>
          </w:p>
          <w:p w14:paraId="2C9F5E9B" w14:textId="77777777" w:rsidR="00FB3A12" w:rsidRPr="001B7C41" w:rsidRDefault="00FB3A12" w:rsidP="00FB3A12">
            <w:pPr>
              <w:widowControl w:val="0"/>
              <w:pBdr>
                <w:top w:val="nil"/>
                <w:left w:val="nil"/>
                <w:bottom w:val="nil"/>
                <w:right w:val="nil"/>
                <w:between w:val="nil"/>
              </w:pBdr>
              <w:spacing w:line="240" w:lineRule="auto"/>
            </w:pPr>
            <w:r w:rsidRPr="001B7C41">
              <w:t xml:space="preserve">¡Excelente! Has seleccionado la respuesta correcta. </w:t>
            </w:r>
          </w:p>
          <w:p w14:paraId="78FD1A26" w14:textId="77777777" w:rsidR="00FB3A12" w:rsidRPr="001B7C41" w:rsidRDefault="00FB3A12" w:rsidP="00FB3A12">
            <w:pPr>
              <w:widowControl w:val="0"/>
              <w:pBdr>
                <w:top w:val="nil"/>
                <w:left w:val="nil"/>
                <w:bottom w:val="nil"/>
                <w:right w:val="nil"/>
                <w:between w:val="nil"/>
              </w:pBdr>
              <w:spacing w:line="240" w:lineRule="auto"/>
            </w:pPr>
          </w:p>
          <w:p w14:paraId="20E12CB3" w14:textId="77777777" w:rsidR="00FB3A12" w:rsidRPr="001B7C41" w:rsidRDefault="00FB3A12" w:rsidP="00FB3A12">
            <w:pPr>
              <w:widowControl w:val="0"/>
              <w:pBdr>
                <w:top w:val="nil"/>
                <w:left w:val="nil"/>
                <w:bottom w:val="nil"/>
                <w:right w:val="nil"/>
                <w:between w:val="nil"/>
              </w:pBdr>
              <w:spacing w:line="240" w:lineRule="auto"/>
            </w:pPr>
            <w:r w:rsidRPr="001B7C41">
              <w:t>Respuesta incorrecta</w:t>
            </w:r>
          </w:p>
          <w:p w14:paraId="000002F8" w14:textId="797CA378" w:rsidR="00FB3A12" w:rsidRPr="001B7C41" w:rsidRDefault="00FB3A12" w:rsidP="00FB3A12">
            <w:pPr>
              <w:spacing w:line="240" w:lineRule="auto"/>
              <w:rPr>
                <w:b/>
              </w:rPr>
            </w:pPr>
            <w:r w:rsidRPr="001B7C41">
              <w:t>¡Inténtelo de nuevo! Lo invitamos a retomar el estudio de los saberes desarrollados en este componente formativo.</w:t>
            </w:r>
          </w:p>
        </w:tc>
      </w:tr>
      <w:tr w:rsidR="00EA4D5F" w:rsidRPr="00EA4D5F" w14:paraId="657B17CA" w14:textId="77777777">
        <w:trPr>
          <w:trHeight w:val="420"/>
        </w:trPr>
        <w:tc>
          <w:tcPr>
            <w:tcW w:w="8731" w:type="dxa"/>
            <w:gridSpan w:val="2"/>
            <w:shd w:val="clear" w:color="auto" w:fill="auto"/>
            <w:tcMar>
              <w:top w:w="100" w:type="dxa"/>
              <w:left w:w="100" w:type="dxa"/>
              <w:bottom w:w="100" w:type="dxa"/>
              <w:right w:w="100" w:type="dxa"/>
            </w:tcMar>
          </w:tcPr>
          <w:p w14:paraId="000002FB" w14:textId="45D18C1E" w:rsidR="00BA5412" w:rsidRPr="00EA4D5F" w:rsidRDefault="002115D9">
            <w:pPr>
              <w:spacing w:line="240" w:lineRule="auto"/>
              <w:jc w:val="both"/>
            </w:pPr>
            <w:r w:rsidRPr="00EA4D5F">
              <w:t xml:space="preserve">3. Etapa que se retiran impurezas gruesas de carácter no nutricional por medios físicos (decantación y flotación en el </w:t>
            </w:r>
            <w:proofErr w:type="spellStart"/>
            <w:r w:rsidRPr="00EA4D5F">
              <w:t>prelimpiador</w:t>
            </w:r>
            <w:proofErr w:type="spellEnd"/>
            <w:r w:rsidRPr="00EA4D5F">
              <w:t xml:space="preserve">), </w:t>
            </w:r>
            <w:r w:rsidR="005353EE" w:rsidRPr="00EA4D5F">
              <w:t>calientes</w:t>
            </w:r>
            <w:r w:rsidRPr="00EA4D5F">
              <w:t xml:space="preserve"> (en las primeras pailas) y bioquímicos (con los aglutinantes). </w:t>
            </w:r>
          </w:p>
        </w:tc>
        <w:tc>
          <w:tcPr>
            <w:tcW w:w="4681" w:type="dxa"/>
            <w:shd w:val="clear" w:color="auto" w:fill="auto"/>
            <w:tcMar>
              <w:top w:w="100" w:type="dxa"/>
              <w:left w:w="100" w:type="dxa"/>
              <w:bottom w:w="100" w:type="dxa"/>
              <w:right w:w="100" w:type="dxa"/>
            </w:tcMar>
          </w:tcPr>
          <w:p w14:paraId="000002FD" w14:textId="77777777" w:rsidR="00BA5412" w:rsidRPr="001179E1" w:rsidRDefault="00000000">
            <w:pPr>
              <w:widowControl w:val="0"/>
              <w:spacing w:line="240" w:lineRule="auto"/>
            </w:pPr>
            <w:sdt>
              <w:sdtPr>
                <w:tag w:val="goog_rdk_58"/>
                <w:id w:val="-353968904"/>
              </w:sdtPr>
              <w:sdtContent>
                <w:commentRangeStart w:id="78"/>
              </w:sdtContent>
            </w:sdt>
            <w:r w:rsidR="002115D9" w:rsidRPr="001179E1">
              <w:rPr>
                <w:noProof/>
              </w:rPr>
              <w:drawing>
                <wp:inline distT="0" distB="0" distL="0" distR="0" wp14:anchorId="09F984F4" wp14:editId="446E3352">
                  <wp:extent cx="619125" cy="619125"/>
                  <wp:effectExtent l="0" t="0" r="0" b="0"/>
                  <wp:docPr id="23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9"/>
                          <a:srcRect/>
                          <a:stretch>
                            <a:fillRect/>
                          </a:stretch>
                        </pic:blipFill>
                        <pic:spPr>
                          <a:xfrm>
                            <a:off x="0" y="0"/>
                            <a:ext cx="619125" cy="619125"/>
                          </a:xfrm>
                          <a:prstGeom prst="rect">
                            <a:avLst/>
                          </a:prstGeom>
                          <a:ln/>
                        </pic:spPr>
                      </pic:pic>
                    </a:graphicData>
                  </a:graphic>
                </wp:inline>
              </w:drawing>
            </w:r>
            <w:commentRangeEnd w:id="78"/>
            <w:r w:rsidR="002115D9" w:rsidRPr="002C4840">
              <w:commentReference w:id="78"/>
            </w:r>
          </w:p>
          <w:p w14:paraId="000002FE" w14:textId="77777777" w:rsidR="00BA5412" w:rsidRPr="002C4840" w:rsidRDefault="002115D9">
            <w:pPr>
              <w:widowControl w:val="0"/>
              <w:spacing w:line="240" w:lineRule="auto"/>
            </w:pPr>
            <w:r w:rsidRPr="001179E1">
              <w:rPr>
                <w:b/>
              </w:rPr>
              <w:t xml:space="preserve">Imagen 4: </w:t>
            </w:r>
            <w:r w:rsidRPr="001179E1">
              <w:t>635700_i45</w:t>
            </w:r>
          </w:p>
        </w:tc>
      </w:tr>
      <w:tr w:rsidR="00EA4D5F" w:rsidRPr="00EA4D5F" w14:paraId="3E4C90ED" w14:textId="77777777">
        <w:trPr>
          <w:trHeight w:val="420"/>
        </w:trPr>
        <w:tc>
          <w:tcPr>
            <w:tcW w:w="8731" w:type="dxa"/>
            <w:gridSpan w:val="2"/>
            <w:shd w:val="clear" w:color="auto" w:fill="auto"/>
            <w:tcMar>
              <w:top w:w="100" w:type="dxa"/>
              <w:left w:w="100" w:type="dxa"/>
              <w:bottom w:w="100" w:type="dxa"/>
              <w:right w:w="100" w:type="dxa"/>
            </w:tcMar>
          </w:tcPr>
          <w:p w14:paraId="000002FF" w14:textId="77777777" w:rsidR="00BA5412" w:rsidRPr="001B7C41" w:rsidRDefault="002115D9">
            <w:pPr>
              <w:spacing w:line="240" w:lineRule="auto"/>
              <w:jc w:val="both"/>
            </w:pPr>
            <w:r w:rsidRPr="001B7C41">
              <w:t>a.</w:t>
            </w:r>
            <w:r w:rsidRPr="001B7C41">
              <w:rPr>
                <w:rFonts w:eastAsia="Times New Roman"/>
              </w:rPr>
              <w:t xml:space="preserve">    </w:t>
            </w:r>
            <w:r w:rsidRPr="001B7C41">
              <w:t xml:space="preserve">Limpieza de jugos </w:t>
            </w:r>
            <w:r w:rsidRPr="001B7C41">
              <w:rPr>
                <w:highlight w:val="green"/>
              </w:rPr>
              <w:t>(correcto)</w:t>
            </w:r>
          </w:p>
        </w:tc>
        <w:tc>
          <w:tcPr>
            <w:tcW w:w="4681" w:type="dxa"/>
            <w:shd w:val="clear" w:color="auto" w:fill="auto"/>
            <w:tcMar>
              <w:top w:w="100" w:type="dxa"/>
              <w:left w:w="100" w:type="dxa"/>
              <w:bottom w:w="100" w:type="dxa"/>
              <w:right w:w="100" w:type="dxa"/>
            </w:tcMar>
          </w:tcPr>
          <w:p w14:paraId="00000301" w14:textId="77777777" w:rsidR="00BA5412" w:rsidRPr="001179E1" w:rsidRDefault="002115D9">
            <w:pPr>
              <w:spacing w:line="240" w:lineRule="auto"/>
              <w:jc w:val="both"/>
            </w:pPr>
            <w:r w:rsidRPr="001179E1">
              <w:t>b.</w:t>
            </w:r>
            <w:r w:rsidRPr="001B7C41">
              <w:rPr>
                <w:rFonts w:eastAsia="Times New Roman"/>
              </w:rPr>
              <w:t xml:space="preserve">    </w:t>
            </w:r>
            <w:r w:rsidRPr="001179E1">
              <w:t xml:space="preserve">Extracción de jugos </w:t>
            </w:r>
          </w:p>
        </w:tc>
      </w:tr>
      <w:tr w:rsidR="00EA4D5F" w:rsidRPr="00EA4D5F" w14:paraId="1A60A732" w14:textId="77777777">
        <w:trPr>
          <w:trHeight w:val="420"/>
        </w:trPr>
        <w:tc>
          <w:tcPr>
            <w:tcW w:w="8731" w:type="dxa"/>
            <w:gridSpan w:val="2"/>
            <w:shd w:val="clear" w:color="auto" w:fill="auto"/>
            <w:tcMar>
              <w:top w:w="100" w:type="dxa"/>
              <w:left w:w="100" w:type="dxa"/>
              <w:bottom w:w="100" w:type="dxa"/>
              <w:right w:w="100" w:type="dxa"/>
            </w:tcMar>
          </w:tcPr>
          <w:p w14:paraId="00000302" w14:textId="77777777" w:rsidR="00BA5412" w:rsidRPr="001179E1" w:rsidRDefault="002115D9">
            <w:pPr>
              <w:spacing w:line="240" w:lineRule="auto"/>
              <w:jc w:val="both"/>
            </w:pPr>
            <w:r w:rsidRPr="00EA4D5F">
              <w:t>c.</w:t>
            </w:r>
            <w:r w:rsidRPr="001B7C41">
              <w:rPr>
                <w:rFonts w:eastAsia="Times New Roman"/>
              </w:rPr>
              <w:t xml:space="preserve">     </w:t>
            </w:r>
            <w:r w:rsidRPr="001179E1">
              <w:t>Clarificación</w:t>
            </w:r>
          </w:p>
        </w:tc>
        <w:tc>
          <w:tcPr>
            <w:tcW w:w="4681" w:type="dxa"/>
            <w:shd w:val="clear" w:color="auto" w:fill="auto"/>
            <w:tcMar>
              <w:top w:w="100" w:type="dxa"/>
              <w:left w:w="100" w:type="dxa"/>
              <w:bottom w:w="100" w:type="dxa"/>
              <w:right w:w="100" w:type="dxa"/>
            </w:tcMar>
          </w:tcPr>
          <w:p w14:paraId="00000304" w14:textId="77777777" w:rsidR="00BA5412" w:rsidRPr="001179E1" w:rsidRDefault="002115D9">
            <w:pPr>
              <w:spacing w:line="240" w:lineRule="auto"/>
              <w:jc w:val="both"/>
            </w:pPr>
            <w:r w:rsidRPr="001179E1">
              <w:t>d.</w:t>
            </w:r>
            <w:r w:rsidRPr="001B7C41">
              <w:rPr>
                <w:rFonts w:eastAsia="Times New Roman"/>
              </w:rPr>
              <w:t xml:space="preserve">    </w:t>
            </w:r>
            <w:r w:rsidRPr="001179E1">
              <w:t>Evaporación y concentración</w:t>
            </w:r>
          </w:p>
        </w:tc>
      </w:tr>
      <w:tr w:rsidR="00EA4D5F" w:rsidRPr="00EA4D5F" w14:paraId="70B2286C" w14:textId="77777777">
        <w:trPr>
          <w:trHeight w:val="420"/>
        </w:trPr>
        <w:tc>
          <w:tcPr>
            <w:tcW w:w="13412" w:type="dxa"/>
            <w:gridSpan w:val="3"/>
            <w:shd w:val="clear" w:color="auto" w:fill="auto"/>
            <w:tcMar>
              <w:top w:w="100" w:type="dxa"/>
              <w:left w:w="100" w:type="dxa"/>
              <w:bottom w:w="100" w:type="dxa"/>
              <w:right w:w="100" w:type="dxa"/>
            </w:tcMar>
          </w:tcPr>
          <w:p w14:paraId="11354134" w14:textId="77777777" w:rsidR="00BA5412" w:rsidRPr="001B7C41" w:rsidRDefault="00000000">
            <w:pPr>
              <w:spacing w:line="240" w:lineRule="auto"/>
              <w:rPr>
                <w:b/>
              </w:rPr>
            </w:pPr>
            <w:sdt>
              <w:sdtPr>
                <w:tag w:val="goog_rdk_59"/>
                <w:id w:val="301284075"/>
              </w:sdtPr>
              <w:sdtContent>
                <w:commentRangeStart w:id="79"/>
              </w:sdtContent>
            </w:sdt>
            <w:r w:rsidR="002115D9" w:rsidRPr="001B7C41">
              <w:rPr>
                <w:b/>
              </w:rPr>
              <w:t>Retroalimentación</w:t>
            </w:r>
            <w:commentRangeEnd w:id="79"/>
            <w:r w:rsidR="002115D9" w:rsidRPr="001179E1">
              <w:commentReference w:id="79"/>
            </w:r>
            <w:r w:rsidR="002115D9" w:rsidRPr="001B7C41">
              <w:rPr>
                <w:b/>
              </w:rPr>
              <w:t xml:space="preserve"> </w:t>
            </w:r>
          </w:p>
          <w:p w14:paraId="43132914" w14:textId="77777777" w:rsidR="00FB3A12" w:rsidRPr="001B7C41" w:rsidRDefault="00FB3A12" w:rsidP="00FB3A12">
            <w:pPr>
              <w:widowControl w:val="0"/>
              <w:pBdr>
                <w:top w:val="nil"/>
                <w:left w:val="nil"/>
                <w:bottom w:val="nil"/>
                <w:right w:val="nil"/>
                <w:between w:val="nil"/>
              </w:pBdr>
              <w:spacing w:line="240" w:lineRule="auto"/>
            </w:pPr>
            <w:r w:rsidRPr="001B7C41">
              <w:t>Respuesta correcta</w:t>
            </w:r>
          </w:p>
          <w:p w14:paraId="511BBF27" w14:textId="77777777" w:rsidR="00FB3A12" w:rsidRPr="001B7C41" w:rsidRDefault="00FB3A12" w:rsidP="00FB3A12">
            <w:pPr>
              <w:widowControl w:val="0"/>
              <w:pBdr>
                <w:top w:val="nil"/>
                <w:left w:val="nil"/>
                <w:bottom w:val="nil"/>
                <w:right w:val="nil"/>
                <w:between w:val="nil"/>
              </w:pBdr>
              <w:spacing w:line="240" w:lineRule="auto"/>
            </w:pPr>
            <w:r w:rsidRPr="001B7C41">
              <w:lastRenderedPageBreak/>
              <w:t xml:space="preserve">¡Excelente! Has seleccionado la respuesta correcta. </w:t>
            </w:r>
          </w:p>
          <w:p w14:paraId="308121AC" w14:textId="77777777" w:rsidR="00FB3A12" w:rsidRPr="001B7C41" w:rsidRDefault="00FB3A12" w:rsidP="00FB3A12">
            <w:pPr>
              <w:widowControl w:val="0"/>
              <w:pBdr>
                <w:top w:val="nil"/>
                <w:left w:val="nil"/>
                <w:bottom w:val="nil"/>
                <w:right w:val="nil"/>
                <w:between w:val="nil"/>
              </w:pBdr>
              <w:spacing w:line="240" w:lineRule="auto"/>
            </w:pPr>
          </w:p>
          <w:p w14:paraId="64F5898A" w14:textId="77777777" w:rsidR="00FB3A12" w:rsidRPr="001B7C41" w:rsidRDefault="00FB3A12" w:rsidP="00FB3A12">
            <w:pPr>
              <w:widowControl w:val="0"/>
              <w:pBdr>
                <w:top w:val="nil"/>
                <w:left w:val="nil"/>
                <w:bottom w:val="nil"/>
                <w:right w:val="nil"/>
                <w:between w:val="nil"/>
              </w:pBdr>
              <w:spacing w:line="240" w:lineRule="auto"/>
            </w:pPr>
            <w:r w:rsidRPr="001B7C41">
              <w:t>Respuesta incorrecta</w:t>
            </w:r>
          </w:p>
          <w:p w14:paraId="00000305" w14:textId="3AAA6CF8" w:rsidR="00FB3A12" w:rsidRPr="001B7C41" w:rsidRDefault="00FB3A12" w:rsidP="00FB3A12">
            <w:pPr>
              <w:spacing w:line="240" w:lineRule="auto"/>
              <w:rPr>
                <w:b/>
              </w:rPr>
            </w:pPr>
            <w:r w:rsidRPr="001B7C41">
              <w:t>¡Inténtelo de nuevo! Lo invitamos a retomar el estudio de los saberes desarrollados en este componente formativo.</w:t>
            </w:r>
          </w:p>
        </w:tc>
      </w:tr>
      <w:tr w:rsidR="00EA4D5F" w:rsidRPr="00EA4D5F" w14:paraId="0F64BE6E" w14:textId="77777777">
        <w:trPr>
          <w:trHeight w:val="420"/>
        </w:trPr>
        <w:tc>
          <w:tcPr>
            <w:tcW w:w="8731" w:type="dxa"/>
            <w:gridSpan w:val="2"/>
            <w:shd w:val="clear" w:color="auto" w:fill="auto"/>
            <w:tcMar>
              <w:top w:w="100" w:type="dxa"/>
              <w:left w:w="100" w:type="dxa"/>
              <w:bottom w:w="100" w:type="dxa"/>
              <w:right w:w="100" w:type="dxa"/>
            </w:tcMar>
          </w:tcPr>
          <w:p w14:paraId="00000308" w14:textId="06DFBDE0" w:rsidR="00BA5412" w:rsidRPr="00EA4D5F" w:rsidRDefault="002115D9">
            <w:pPr>
              <w:spacing w:line="240" w:lineRule="auto"/>
              <w:jc w:val="both"/>
            </w:pPr>
            <w:r w:rsidRPr="00EA4D5F">
              <w:rPr>
                <w:highlight w:val="white"/>
              </w:rPr>
              <w:lastRenderedPageBreak/>
              <w:t>4. El “punto” del jarabe clarificado para la obtención de la panela en la planta piloto corresponde a una concentración de sólidos entre</w:t>
            </w:r>
            <w:r w:rsidR="00134B1E" w:rsidRPr="00EA4D5F">
              <w:t>:</w:t>
            </w:r>
          </w:p>
          <w:p w14:paraId="00000309" w14:textId="77777777" w:rsidR="00BA5412" w:rsidRPr="001B7C41" w:rsidRDefault="00BA5412">
            <w:pPr>
              <w:spacing w:line="240" w:lineRule="auto"/>
              <w:ind w:left="360"/>
              <w:jc w:val="both"/>
              <w:rPr>
                <w:b/>
              </w:rPr>
            </w:pPr>
          </w:p>
        </w:tc>
        <w:tc>
          <w:tcPr>
            <w:tcW w:w="4681" w:type="dxa"/>
            <w:shd w:val="clear" w:color="auto" w:fill="auto"/>
            <w:tcMar>
              <w:top w:w="100" w:type="dxa"/>
              <w:left w:w="100" w:type="dxa"/>
              <w:bottom w:w="100" w:type="dxa"/>
              <w:right w:w="100" w:type="dxa"/>
            </w:tcMar>
          </w:tcPr>
          <w:p w14:paraId="0000030B" w14:textId="77777777" w:rsidR="00BA5412" w:rsidRPr="001179E1" w:rsidRDefault="00000000">
            <w:pPr>
              <w:widowControl w:val="0"/>
              <w:spacing w:line="240" w:lineRule="auto"/>
            </w:pPr>
            <w:sdt>
              <w:sdtPr>
                <w:tag w:val="goog_rdk_60"/>
                <w:id w:val="-74823178"/>
              </w:sdtPr>
              <w:sdtContent>
                <w:commentRangeStart w:id="80"/>
              </w:sdtContent>
            </w:sdt>
            <w:r w:rsidR="002115D9" w:rsidRPr="001B7C41">
              <w:rPr>
                <w:noProof/>
              </w:rPr>
              <w:drawing>
                <wp:inline distT="0" distB="0" distL="0" distR="0" wp14:anchorId="52B3B0D9" wp14:editId="5294496D">
                  <wp:extent cx="762000" cy="762000"/>
                  <wp:effectExtent l="0" t="0" r="0" b="0"/>
                  <wp:docPr id="23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0"/>
                          <a:srcRect/>
                          <a:stretch>
                            <a:fillRect/>
                          </a:stretch>
                        </pic:blipFill>
                        <pic:spPr>
                          <a:xfrm>
                            <a:off x="0" y="0"/>
                            <a:ext cx="762000" cy="762000"/>
                          </a:xfrm>
                          <a:prstGeom prst="rect">
                            <a:avLst/>
                          </a:prstGeom>
                          <a:ln/>
                        </pic:spPr>
                      </pic:pic>
                    </a:graphicData>
                  </a:graphic>
                </wp:inline>
              </w:drawing>
            </w:r>
            <w:commentRangeEnd w:id="80"/>
            <w:r w:rsidR="002115D9" w:rsidRPr="001179E1">
              <w:commentReference w:id="80"/>
            </w:r>
          </w:p>
          <w:p w14:paraId="0000030C" w14:textId="77777777" w:rsidR="00BA5412" w:rsidRPr="002C4840" w:rsidRDefault="002115D9">
            <w:pPr>
              <w:widowControl w:val="0"/>
              <w:spacing w:line="240" w:lineRule="auto"/>
            </w:pPr>
            <w:r w:rsidRPr="001179E1">
              <w:rPr>
                <w:b/>
              </w:rPr>
              <w:t xml:space="preserve">Imagen 5: </w:t>
            </w:r>
            <w:r w:rsidRPr="002C4840">
              <w:t>635700_i46</w:t>
            </w:r>
          </w:p>
        </w:tc>
      </w:tr>
      <w:tr w:rsidR="00EA4D5F" w:rsidRPr="00EA4D5F" w14:paraId="26EA49F8" w14:textId="77777777">
        <w:trPr>
          <w:trHeight w:val="420"/>
        </w:trPr>
        <w:tc>
          <w:tcPr>
            <w:tcW w:w="8731" w:type="dxa"/>
            <w:gridSpan w:val="2"/>
            <w:shd w:val="clear" w:color="auto" w:fill="auto"/>
            <w:tcMar>
              <w:top w:w="100" w:type="dxa"/>
              <w:left w:w="100" w:type="dxa"/>
              <w:bottom w:w="100" w:type="dxa"/>
              <w:right w:w="100" w:type="dxa"/>
            </w:tcMar>
          </w:tcPr>
          <w:p w14:paraId="0000030D" w14:textId="15EC047A" w:rsidR="00BA5412" w:rsidRPr="00EA4D5F" w:rsidRDefault="002115D9">
            <w:pPr>
              <w:spacing w:line="240" w:lineRule="auto"/>
              <w:jc w:val="both"/>
            </w:pPr>
            <w:r w:rsidRPr="00EA4D5F">
              <w:t>a. 87° a 93</w:t>
            </w:r>
            <w:r w:rsidR="006E2C67" w:rsidRPr="00EA4D5F">
              <w:t xml:space="preserve"> </w:t>
            </w:r>
            <w:proofErr w:type="spellStart"/>
            <w:r w:rsidRPr="00EA4D5F">
              <w:t>°Brix</w:t>
            </w:r>
            <w:proofErr w:type="spellEnd"/>
          </w:p>
        </w:tc>
        <w:tc>
          <w:tcPr>
            <w:tcW w:w="4681" w:type="dxa"/>
            <w:shd w:val="clear" w:color="auto" w:fill="auto"/>
            <w:tcMar>
              <w:top w:w="100" w:type="dxa"/>
              <w:left w:w="100" w:type="dxa"/>
              <w:bottom w:w="100" w:type="dxa"/>
              <w:right w:w="100" w:type="dxa"/>
            </w:tcMar>
          </w:tcPr>
          <w:p w14:paraId="0000030F" w14:textId="105AB3C8" w:rsidR="00BA5412" w:rsidRPr="002C4840" w:rsidRDefault="002115D9">
            <w:pPr>
              <w:spacing w:line="240" w:lineRule="auto"/>
              <w:jc w:val="both"/>
            </w:pPr>
            <w:r w:rsidRPr="00EA4D5F">
              <w:t>b.</w:t>
            </w:r>
            <w:r w:rsidRPr="001B7C41">
              <w:rPr>
                <w:rFonts w:eastAsia="Times New Roman"/>
              </w:rPr>
              <w:t xml:space="preserve">   </w:t>
            </w:r>
            <w:r w:rsidRPr="001179E1">
              <w:t>89</w:t>
            </w:r>
            <w:r w:rsidR="006E2C67" w:rsidRPr="001179E1">
              <w:t xml:space="preserve"> </w:t>
            </w:r>
            <w:r w:rsidRPr="001179E1">
              <w:t>° a 95</w:t>
            </w:r>
            <w:r w:rsidR="006E2C67" w:rsidRPr="002C4840">
              <w:t xml:space="preserve"> </w:t>
            </w:r>
            <w:proofErr w:type="spellStart"/>
            <w:r w:rsidRPr="002C4840">
              <w:t>°Brix</w:t>
            </w:r>
            <w:proofErr w:type="spellEnd"/>
          </w:p>
        </w:tc>
      </w:tr>
      <w:tr w:rsidR="00EA4D5F" w:rsidRPr="00EA4D5F" w14:paraId="052477EE" w14:textId="77777777">
        <w:trPr>
          <w:trHeight w:val="420"/>
        </w:trPr>
        <w:tc>
          <w:tcPr>
            <w:tcW w:w="8731" w:type="dxa"/>
            <w:gridSpan w:val="2"/>
            <w:shd w:val="clear" w:color="auto" w:fill="auto"/>
            <w:tcMar>
              <w:top w:w="100" w:type="dxa"/>
              <w:left w:w="100" w:type="dxa"/>
              <w:bottom w:w="100" w:type="dxa"/>
              <w:right w:w="100" w:type="dxa"/>
            </w:tcMar>
          </w:tcPr>
          <w:p w14:paraId="00000310" w14:textId="02AFBBFB" w:rsidR="00BA5412" w:rsidRPr="002C4840" w:rsidRDefault="002115D9">
            <w:pPr>
              <w:spacing w:line="240" w:lineRule="auto"/>
              <w:jc w:val="both"/>
            </w:pPr>
            <w:r w:rsidRPr="00EA4D5F">
              <w:t>c.</w:t>
            </w:r>
            <w:r w:rsidRPr="001B7C41">
              <w:rPr>
                <w:rFonts w:eastAsia="Times New Roman"/>
              </w:rPr>
              <w:t xml:space="preserve">    </w:t>
            </w:r>
            <w:r w:rsidRPr="001179E1">
              <w:t>90° a 96</w:t>
            </w:r>
            <w:r w:rsidR="006E2C67" w:rsidRPr="001179E1">
              <w:t xml:space="preserve"> </w:t>
            </w:r>
            <w:proofErr w:type="spellStart"/>
            <w:r w:rsidRPr="001179E1">
              <w:t>°</w:t>
            </w:r>
            <w:r w:rsidRPr="002C4840">
              <w:t>Brix</w:t>
            </w:r>
            <w:proofErr w:type="spellEnd"/>
          </w:p>
        </w:tc>
        <w:tc>
          <w:tcPr>
            <w:tcW w:w="4681" w:type="dxa"/>
            <w:shd w:val="clear" w:color="auto" w:fill="auto"/>
            <w:tcMar>
              <w:top w:w="100" w:type="dxa"/>
              <w:left w:w="100" w:type="dxa"/>
              <w:bottom w:w="100" w:type="dxa"/>
              <w:right w:w="100" w:type="dxa"/>
            </w:tcMar>
          </w:tcPr>
          <w:p w14:paraId="00000312" w14:textId="45A75FAA" w:rsidR="00BA5412" w:rsidRPr="001B7C41" w:rsidRDefault="002115D9">
            <w:pPr>
              <w:spacing w:line="240" w:lineRule="auto"/>
              <w:jc w:val="both"/>
            </w:pPr>
            <w:r w:rsidRPr="001B7C41">
              <w:t>d.   88</w:t>
            </w:r>
            <w:r w:rsidR="006E2C67" w:rsidRPr="001B7C41">
              <w:t xml:space="preserve"> </w:t>
            </w:r>
            <w:r w:rsidRPr="001B7C41">
              <w:t xml:space="preserve">° a 94 </w:t>
            </w:r>
            <w:proofErr w:type="spellStart"/>
            <w:r w:rsidRPr="001B7C41">
              <w:t>°Brix</w:t>
            </w:r>
            <w:proofErr w:type="spellEnd"/>
            <w:r w:rsidRPr="001B7C41">
              <w:t xml:space="preserve"> </w:t>
            </w:r>
            <w:r w:rsidRPr="001B7C41">
              <w:rPr>
                <w:highlight w:val="green"/>
              </w:rPr>
              <w:t>(correcto)</w:t>
            </w:r>
          </w:p>
        </w:tc>
      </w:tr>
      <w:tr w:rsidR="00EA4D5F" w:rsidRPr="00EA4D5F" w14:paraId="23014A0F" w14:textId="77777777">
        <w:trPr>
          <w:trHeight w:val="420"/>
        </w:trPr>
        <w:tc>
          <w:tcPr>
            <w:tcW w:w="13412" w:type="dxa"/>
            <w:gridSpan w:val="3"/>
            <w:shd w:val="clear" w:color="auto" w:fill="auto"/>
            <w:tcMar>
              <w:top w:w="100" w:type="dxa"/>
              <w:left w:w="100" w:type="dxa"/>
              <w:bottom w:w="100" w:type="dxa"/>
              <w:right w:w="100" w:type="dxa"/>
            </w:tcMar>
          </w:tcPr>
          <w:p w14:paraId="5A9870B1" w14:textId="77777777" w:rsidR="00BA5412" w:rsidRPr="001B7C41" w:rsidRDefault="00000000">
            <w:pPr>
              <w:widowControl w:val="0"/>
              <w:spacing w:line="240" w:lineRule="auto"/>
              <w:rPr>
                <w:b/>
              </w:rPr>
            </w:pPr>
            <w:sdt>
              <w:sdtPr>
                <w:tag w:val="goog_rdk_61"/>
                <w:id w:val="-969749766"/>
              </w:sdtPr>
              <w:sdtContent>
                <w:commentRangeStart w:id="81"/>
              </w:sdtContent>
            </w:sdt>
            <w:r w:rsidR="002115D9" w:rsidRPr="001B7C41">
              <w:rPr>
                <w:b/>
              </w:rPr>
              <w:t>Retroalimentación</w:t>
            </w:r>
            <w:commentRangeEnd w:id="81"/>
            <w:r w:rsidR="002115D9" w:rsidRPr="001179E1">
              <w:commentReference w:id="81"/>
            </w:r>
          </w:p>
          <w:p w14:paraId="25280B0C" w14:textId="77777777" w:rsidR="00FB3A12" w:rsidRPr="001B7C41" w:rsidRDefault="00FB3A12" w:rsidP="00FB3A12">
            <w:pPr>
              <w:widowControl w:val="0"/>
              <w:pBdr>
                <w:top w:val="nil"/>
                <w:left w:val="nil"/>
                <w:bottom w:val="nil"/>
                <w:right w:val="nil"/>
                <w:between w:val="nil"/>
              </w:pBdr>
              <w:spacing w:line="240" w:lineRule="auto"/>
            </w:pPr>
            <w:r w:rsidRPr="001B7C41">
              <w:t>Respuesta correcta</w:t>
            </w:r>
          </w:p>
          <w:p w14:paraId="0C3C8F8C" w14:textId="77777777" w:rsidR="00FB3A12" w:rsidRPr="001B7C41" w:rsidRDefault="00FB3A12" w:rsidP="00FB3A12">
            <w:pPr>
              <w:widowControl w:val="0"/>
              <w:pBdr>
                <w:top w:val="nil"/>
                <w:left w:val="nil"/>
                <w:bottom w:val="nil"/>
                <w:right w:val="nil"/>
                <w:between w:val="nil"/>
              </w:pBdr>
              <w:spacing w:line="240" w:lineRule="auto"/>
            </w:pPr>
            <w:r w:rsidRPr="001B7C41">
              <w:t xml:space="preserve">¡Excelente! Has seleccionado la respuesta correcta. </w:t>
            </w:r>
          </w:p>
          <w:p w14:paraId="0A5BAC94" w14:textId="77777777" w:rsidR="00FB3A12" w:rsidRPr="001B7C41" w:rsidRDefault="00FB3A12" w:rsidP="00FB3A12">
            <w:pPr>
              <w:widowControl w:val="0"/>
              <w:pBdr>
                <w:top w:val="nil"/>
                <w:left w:val="nil"/>
                <w:bottom w:val="nil"/>
                <w:right w:val="nil"/>
                <w:between w:val="nil"/>
              </w:pBdr>
              <w:spacing w:line="240" w:lineRule="auto"/>
            </w:pPr>
          </w:p>
          <w:p w14:paraId="79F85E83" w14:textId="77777777" w:rsidR="00FB3A12" w:rsidRPr="001B7C41" w:rsidRDefault="00FB3A12" w:rsidP="00FB3A12">
            <w:pPr>
              <w:widowControl w:val="0"/>
              <w:pBdr>
                <w:top w:val="nil"/>
                <w:left w:val="nil"/>
                <w:bottom w:val="nil"/>
                <w:right w:val="nil"/>
                <w:between w:val="nil"/>
              </w:pBdr>
              <w:spacing w:line="240" w:lineRule="auto"/>
            </w:pPr>
            <w:r w:rsidRPr="001B7C41">
              <w:t>Respuesta incorrecta</w:t>
            </w:r>
          </w:p>
          <w:p w14:paraId="00000313" w14:textId="484EC2FF" w:rsidR="00FB3A12" w:rsidRPr="001B7C41" w:rsidRDefault="00FB3A12" w:rsidP="00FB3A12">
            <w:pPr>
              <w:widowControl w:val="0"/>
              <w:spacing w:line="240" w:lineRule="auto"/>
            </w:pPr>
            <w:r w:rsidRPr="001B7C41">
              <w:t>¡Inténtelo de nuevo! Lo invitamos a retomar el estudio de los saberes desarrollados en este componente formativo.</w:t>
            </w:r>
          </w:p>
        </w:tc>
      </w:tr>
      <w:tr w:rsidR="00EA4D5F" w:rsidRPr="00EA4D5F" w14:paraId="6F45C6A0" w14:textId="77777777">
        <w:trPr>
          <w:trHeight w:val="420"/>
        </w:trPr>
        <w:tc>
          <w:tcPr>
            <w:tcW w:w="8731" w:type="dxa"/>
            <w:gridSpan w:val="2"/>
            <w:shd w:val="clear" w:color="auto" w:fill="auto"/>
            <w:tcMar>
              <w:top w:w="100" w:type="dxa"/>
              <w:left w:w="100" w:type="dxa"/>
              <w:bottom w:w="100" w:type="dxa"/>
              <w:right w:w="100" w:type="dxa"/>
            </w:tcMar>
          </w:tcPr>
          <w:p w14:paraId="00000316" w14:textId="6EC2CF58" w:rsidR="00BA5412" w:rsidRPr="00EA4D5F" w:rsidRDefault="002115D9">
            <w:pPr>
              <w:spacing w:line="240" w:lineRule="auto"/>
              <w:jc w:val="both"/>
            </w:pPr>
            <w:r w:rsidRPr="00EA4D5F">
              <w:t>5. Etapa en la que la caña se prensa en molinos de rodillos o martillos, que facilitan el drenaje del líquido de los tallos. Aquellos con 58</w:t>
            </w:r>
            <w:r w:rsidR="00134B1E" w:rsidRPr="00EA4D5F">
              <w:t xml:space="preserve"> </w:t>
            </w:r>
            <w:r w:rsidRPr="00EA4D5F">
              <w:t>% a 63</w:t>
            </w:r>
            <w:r w:rsidR="00134B1E" w:rsidRPr="00EA4D5F">
              <w:t xml:space="preserve"> </w:t>
            </w:r>
            <w:r w:rsidRPr="00EA4D5F">
              <w:t>% de recuperación se consideraron satisfactorios. Los productos finales en esta etapa son jugo crudo y bagazo</w:t>
            </w:r>
            <w:r w:rsidR="00134B1E" w:rsidRPr="00EA4D5F">
              <w:t>.</w:t>
            </w:r>
          </w:p>
        </w:tc>
        <w:tc>
          <w:tcPr>
            <w:tcW w:w="4681" w:type="dxa"/>
            <w:shd w:val="clear" w:color="auto" w:fill="auto"/>
            <w:tcMar>
              <w:top w:w="100" w:type="dxa"/>
              <w:left w:w="100" w:type="dxa"/>
              <w:bottom w:w="100" w:type="dxa"/>
              <w:right w:w="100" w:type="dxa"/>
            </w:tcMar>
          </w:tcPr>
          <w:p w14:paraId="00000318" w14:textId="77777777" w:rsidR="00BA5412" w:rsidRPr="001179E1" w:rsidRDefault="00000000">
            <w:pPr>
              <w:widowControl w:val="0"/>
              <w:spacing w:line="240" w:lineRule="auto"/>
              <w:rPr>
                <w:b/>
              </w:rPr>
            </w:pPr>
            <w:sdt>
              <w:sdtPr>
                <w:tag w:val="goog_rdk_62"/>
                <w:id w:val="117809365"/>
              </w:sdtPr>
              <w:sdtContent>
                <w:commentRangeStart w:id="82"/>
              </w:sdtContent>
            </w:sdt>
            <w:r w:rsidR="002115D9" w:rsidRPr="001179E1">
              <w:rPr>
                <w:b/>
                <w:noProof/>
              </w:rPr>
              <w:drawing>
                <wp:inline distT="0" distB="0" distL="0" distR="0" wp14:anchorId="1DD1B736" wp14:editId="116E5994">
                  <wp:extent cx="857250" cy="857250"/>
                  <wp:effectExtent l="0" t="0" r="0" b="0"/>
                  <wp:docPr id="24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1"/>
                          <a:srcRect/>
                          <a:stretch>
                            <a:fillRect/>
                          </a:stretch>
                        </pic:blipFill>
                        <pic:spPr>
                          <a:xfrm rot="10800000">
                            <a:off x="0" y="0"/>
                            <a:ext cx="857250" cy="857250"/>
                          </a:xfrm>
                          <a:prstGeom prst="rect">
                            <a:avLst/>
                          </a:prstGeom>
                          <a:ln/>
                        </pic:spPr>
                      </pic:pic>
                    </a:graphicData>
                  </a:graphic>
                </wp:inline>
              </w:drawing>
            </w:r>
            <w:commentRangeEnd w:id="82"/>
            <w:r w:rsidR="002115D9" w:rsidRPr="002C4840">
              <w:commentReference w:id="82"/>
            </w:r>
          </w:p>
          <w:p w14:paraId="00000319" w14:textId="77777777" w:rsidR="00BA5412" w:rsidRPr="001B7C41" w:rsidRDefault="002115D9">
            <w:pPr>
              <w:widowControl w:val="0"/>
              <w:spacing w:line="240" w:lineRule="auto"/>
            </w:pPr>
            <w:r w:rsidRPr="001179E1">
              <w:rPr>
                <w:b/>
              </w:rPr>
              <w:t xml:space="preserve">Imagen 6: </w:t>
            </w:r>
            <w:r w:rsidRPr="001179E1">
              <w:t>635700_i47</w:t>
            </w:r>
          </w:p>
        </w:tc>
      </w:tr>
      <w:tr w:rsidR="00EA4D5F" w:rsidRPr="00EA4D5F" w14:paraId="62E1C974" w14:textId="77777777">
        <w:trPr>
          <w:trHeight w:val="420"/>
        </w:trPr>
        <w:tc>
          <w:tcPr>
            <w:tcW w:w="8731" w:type="dxa"/>
            <w:gridSpan w:val="2"/>
            <w:shd w:val="clear" w:color="auto" w:fill="auto"/>
            <w:tcMar>
              <w:top w:w="100" w:type="dxa"/>
              <w:left w:w="100" w:type="dxa"/>
              <w:bottom w:w="100" w:type="dxa"/>
              <w:right w:w="100" w:type="dxa"/>
            </w:tcMar>
          </w:tcPr>
          <w:p w14:paraId="0000031A" w14:textId="77777777" w:rsidR="00BA5412" w:rsidRPr="00EA4D5F" w:rsidRDefault="002115D9">
            <w:pPr>
              <w:numPr>
                <w:ilvl w:val="0"/>
                <w:numId w:val="1"/>
              </w:numPr>
              <w:spacing w:line="240" w:lineRule="auto"/>
              <w:jc w:val="both"/>
            </w:pPr>
            <w:r w:rsidRPr="00EA4D5F">
              <w:t xml:space="preserve">Clarificación </w:t>
            </w:r>
          </w:p>
        </w:tc>
        <w:tc>
          <w:tcPr>
            <w:tcW w:w="4681" w:type="dxa"/>
            <w:shd w:val="clear" w:color="auto" w:fill="auto"/>
            <w:tcMar>
              <w:top w:w="100" w:type="dxa"/>
              <w:left w:w="100" w:type="dxa"/>
              <w:bottom w:w="100" w:type="dxa"/>
              <w:right w:w="100" w:type="dxa"/>
            </w:tcMar>
          </w:tcPr>
          <w:p w14:paraId="0000031C" w14:textId="77777777" w:rsidR="00BA5412" w:rsidRPr="001B7C41" w:rsidRDefault="002115D9">
            <w:pPr>
              <w:numPr>
                <w:ilvl w:val="0"/>
                <w:numId w:val="1"/>
              </w:numPr>
              <w:spacing w:line="240" w:lineRule="auto"/>
              <w:jc w:val="both"/>
            </w:pPr>
            <w:r w:rsidRPr="001B7C41">
              <w:t xml:space="preserve">Extracción de jugos </w:t>
            </w:r>
            <w:r w:rsidRPr="001B7C41">
              <w:rPr>
                <w:highlight w:val="green"/>
              </w:rPr>
              <w:t>(correcto)</w:t>
            </w:r>
          </w:p>
        </w:tc>
      </w:tr>
      <w:tr w:rsidR="00EA4D5F" w:rsidRPr="00EA4D5F" w14:paraId="0AFA658C" w14:textId="77777777">
        <w:trPr>
          <w:trHeight w:val="420"/>
        </w:trPr>
        <w:tc>
          <w:tcPr>
            <w:tcW w:w="8731" w:type="dxa"/>
            <w:gridSpan w:val="2"/>
            <w:shd w:val="clear" w:color="auto" w:fill="auto"/>
            <w:tcMar>
              <w:top w:w="100" w:type="dxa"/>
              <w:left w:w="100" w:type="dxa"/>
              <w:bottom w:w="100" w:type="dxa"/>
              <w:right w:w="100" w:type="dxa"/>
            </w:tcMar>
          </w:tcPr>
          <w:p w14:paraId="0000031D" w14:textId="77777777" w:rsidR="00BA5412" w:rsidRPr="00EA4D5F" w:rsidRDefault="002115D9">
            <w:pPr>
              <w:numPr>
                <w:ilvl w:val="0"/>
                <w:numId w:val="1"/>
              </w:numPr>
              <w:spacing w:line="240" w:lineRule="auto"/>
              <w:jc w:val="both"/>
            </w:pPr>
            <w:r w:rsidRPr="00EA4D5F">
              <w:lastRenderedPageBreak/>
              <w:t xml:space="preserve">Limpieza de jugos </w:t>
            </w:r>
          </w:p>
        </w:tc>
        <w:tc>
          <w:tcPr>
            <w:tcW w:w="4681" w:type="dxa"/>
            <w:shd w:val="clear" w:color="auto" w:fill="auto"/>
            <w:tcMar>
              <w:top w:w="100" w:type="dxa"/>
              <w:left w:w="100" w:type="dxa"/>
              <w:bottom w:w="100" w:type="dxa"/>
              <w:right w:w="100" w:type="dxa"/>
            </w:tcMar>
          </w:tcPr>
          <w:p w14:paraId="0000031F" w14:textId="77777777" w:rsidR="00BA5412" w:rsidRPr="00EA4D5F" w:rsidRDefault="002115D9">
            <w:pPr>
              <w:numPr>
                <w:ilvl w:val="0"/>
                <w:numId w:val="1"/>
              </w:numPr>
              <w:spacing w:line="240" w:lineRule="auto"/>
              <w:jc w:val="both"/>
            </w:pPr>
            <w:r w:rsidRPr="00EA4D5F">
              <w:t>Evaporación y concentración</w:t>
            </w:r>
          </w:p>
        </w:tc>
      </w:tr>
      <w:tr w:rsidR="00EA4D5F" w:rsidRPr="00EA4D5F" w14:paraId="0E42E4B0" w14:textId="77777777">
        <w:trPr>
          <w:trHeight w:val="420"/>
        </w:trPr>
        <w:tc>
          <w:tcPr>
            <w:tcW w:w="13412" w:type="dxa"/>
            <w:gridSpan w:val="3"/>
            <w:shd w:val="clear" w:color="auto" w:fill="auto"/>
            <w:tcMar>
              <w:top w:w="100" w:type="dxa"/>
              <w:left w:w="100" w:type="dxa"/>
              <w:bottom w:w="100" w:type="dxa"/>
              <w:right w:w="100" w:type="dxa"/>
            </w:tcMar>
          </w:tcPr>
          <w:p w14:paraId="3B0DB121" w14:textId="77777777" w:rsidR="00BA5412" w:rsidRPr="001B7C41" w:rsidRDefault="00000000">
            <w:pPr>
              <w:widowControl w:val="0"/>
              <w:spacing w:line="240" w:lineRule="auto"/>
              <w:rPr>
                <w:b/>
              </w:rPr>
            </w:pPr>
            <w:sdt>
              <w:sdtPr>
                <w:tag w:val="goog_rdk_63"/>
                <w:id w:val="-2043896430"/>
              </w:sdtPr>
              <w:sdtContent>
                <w:commentRangeStart w:id="83"/>
              </w:sdtContent>
            </w:sdt>
            <w:r w:rsidR="002115D9" w:rsidRPr="001B7C41">
              <w:rPr>
                <w:b/>
              </w:rPr>
              <w:t>Retroalimentación</w:t>
            </w:r>
            <w:commentRangeEnd w:id="83"/>
            <w:r w:rsidR="002115D9" w:rsidRPr="001179E1">
              <w:commentReference w:id="83"/>
            </w:r>
          </w:p>
          <w:p w14:paraId="1751177B" w14:textId="77777777" w:rsidR="00FB3A12" w:rsidRPr="001B7C41" w:rsidRDefault="00FB3A12" w:rsidP="00FB3A12">
            <w:pPr>
              <w:widowControl w:val="0"/>
              <w:pBdr>
                <w:top w:val="nil"/>
                <w:left w:val="nil"/>
                <w:bottom w:val="nil"/>
                <w:right w:val="nil"/>
                <w:between w:val="nil"/>
              </w:pBdr>
              <w:spacing w:line="240" w:lineRule="auto"/>
            </w:pPr>
            <w:r w:rsidRPr="001B7C41">
              <w:t>Respuesta correcta</w:t>
            </w:r>
          </w:p>
          <w:p w14:paraId="1CFE9105" w14:textId="77777777" w:rsidR="00FB3A12" w:rsidRPr="001B7C41" w:rsidRDefault="00FB3A12" w:rsidP="00FB3A12">
            <w:pPr>
              <w:widowControl w:val="0"/>
              <w:pBdr>
                <w:top w:val="nil"/>
                <w:left w:val="nil"/>
                <w:bottom w:val="nil"/>
                <w:right w:val="nil"/>
                <w:between w:val="nil"/>
              </w:pBdr>
              <w:spacing w:line="240" w:lineRule="auto"/>
            </w:pPr>
            <w:r w:rsidRPr="001B7C41">
              <w:t xml:space="preserve">¡Excelente! Has seleccionado la respuesta correcta. </w:t>
            </w:r>
          </w:p>
          <w:p w14:paraId="6D0E1D4B" w14:textId="77777777" w:rsidR="00FB3A12" w:rsidRPr="001B7C41" w:rsidRDefault="00FB3A12" w:rsidP="00FB3A12">
            <w:pPr>
              <w:widowControl w:val="0"/>
              <w:pBdr>
                <w:top w:val="nil"/>
                <w:left w:val="nil"/>
                <w:bottom w:val="nil"/>
                <w:right w:val="nil"/>
                <w:between w:val="nil"/>
              </w:pBdr>
              <w:spacing w:line="240" w:lineRule="auto"/>
            </w:pPr>
          </w:p>
          <w:p w14:paraId="5186B417" w14:textId="77777777" w:rsidR="00FB3A12" w:rsidRPr="001B7C41" w:rsidRDefault="00FB3A12" w:rsidP="00FB3A12">
            <w:pPr>
              <w:widowControl w:val="0"/>
              <w:pBdr>
                <w:top w:val="nil"/>
                <w:left w:val="nil"/>
                <w:bottom w:val="nil"/>
                <w:right w:val="nil"/>
                <w:between w:val="nil"/>
              </w:pBdr>
              <w:spacing w:line="240" w:lineRule="auto"/>
            </w:pPr>
            <w:r w:rsidRPr="001B7C41">
              <w:t>Respuesta incorrecta</w:t>
            </w:r>
          </w:p>
          <w:p w14:paraId="00000320" w14:textId="37B7BB49" w:rsidR="00FB3A12" w:rsidRPr="001B7C41" w:rsidRDefault="00FB3A12" w:rsidP="00FB3A12">
            <w:pPr>
              <w:widowControl w:val="0"/>
              <w:spacing w:line="240" w:lineRule="auto"/>
            </w:pPr>
            <w:r w:rsidRPr="001B7C41">
              <w:t>¡Inténtelo de nuevo! Lo invitamos a retomar el estudio de los saberes desarrollados en este componente formativo.</w:t>
            </w:r>
          </w:p>
        </w:tc>
      </w:tr>
      <w:tr w:rsidR="00EA4D5F" w:rsidRPr="00EA4D5F" w14:paraId="699A779E" w14:textId="77777777">
        <w:trPr>
          <w:trHeight w:val="420"/>
        </w:trPr>
        <w:tc>
          <w:tcPr>
            <w:tcW w:w="8731" w:type="dxa"/>
            <w:gridSpan w:val="2"/>
            <w:shd w:val="clear" w:color="auto" w:fill="auto"/>
            <w:tcMar>
              <w:top w:w="100" w:type="dxa"/>
              <w:left w:w="100" w:type="dxa"/>
              <w:bottom w:w="100" w:type="dxa"/>
              <w:right w:w="100" w:type="dxa"/>
            </w:tcMar>
          </w:tcPr>
          <w:p w14:paraId="00000323" w14:textId="77777777" w:rsidR="00BA5412" w:rsidRPr="001B7C41" w:rsidRDefault="002115D9">
            <w:pPr>
              <w:spacing w:line="240" w:lineRule="auto"/>
              <w:jc w:val="both"/>
            </w:pPr>
            <w:r w:rsidRPr="00EA4D5F">
              <w:t>6. Este paso se lleva a cabo en una paila o descachazado y consiste en remover la torta de filtración de sólidos suspendidos como caña, hojas, arena, tierra, materia coloidal y sólidos solubles del jugo de caña.</w:t>
            </w:r>
          </w:p>
        </w:tc>
        <w:tc>
          <w:tcPr>
            <w:tcW w:w="4681" w:type="dxa"/>
            <w:shd w:val="clear" w:color="auto" w:fill="auto"/>
            <w:tcMar>
              <w:top w:w="100" w:type="dxa"/>
              <w:left w:w="100" w:type="dxa"/>
              <w:bottom w:w="100" w:type="dxa"/>
              <w:right w:w="100" w:type="dxa"/>
            </w:tcMar>
          </w:tcPr>
          <w:p w14:paraId="00000325" w14:textId="77777777" w:rsidR="00BA5412" w:rsidRPr="001179E1" w:rsidRDefault="00000000">
            <w:pPr>
              <w:widowControl w:val="0"/>
              <w:spacing w:line="240" w:lineRule="auto"/>
              <w:rPr>
                <w:b/>
              </w:rPr>
            </w:pPr>
            <w:sdt>
              <w:sdtPr>
                <w:tag w:val="goog_rdk_64"/>
                <w:id w:val="1855451656"/>
              </w:sdtPr>
              <w:sdtContent>
                <w:commentRangeStart w:id="84"/>
              </w:sdtContent>
            </w:sdt>
            <w:r w:rsidR="002115D9" w:rsidRPr="001179E1">
              <w:rPr>
                <w:b/>
                <w:noProof/>
              </w:rPr>
              <w:drawing>
                <wp:inline distT="0" distB="0" distL="0" distR="0" wp14:anchorId="516F36C4" wp14:editId="3294D94B">
                  <wp:extent cx="771525" cy="771525"/>
                  <wp:effectExtent l="0" t="0" r="0" b="0"/>
                  <wp:docPr id="2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2"/>
                          <a:srcRect/>
                          <a:stretch>
                            <a:fillRect/>
                          </a:stretch>
                        </pic:blipFill>
                        <pic:spPr>
                          <a:xfrm>
                            <a:off x="0" y="0"/>
                            <a:ext cx="771525" cy="771525"/>
                          </a:xfrm>
                          <a:prstGeom prst="rect">
                            <a:avLst/>
                          </a:prstGeom>
                          <a:ln/>
                        </pic:spPr>
                      </pic:pic>
                    </a:graphicData>
                  </a:graphic>
                </wp:inline>
              </w:drawing>
            </w:r>
            <w:commentRangeEnd w:id="84"/>
            <w:r w:rsidR="002115D9" w:rsidRPr="002C4840">
              <w:commentReference w:id="84"/>
            </w:r>
          </w:p>
          <w:p w14:paraId="00000326" w14:textId="77777777" w:rsidR="00BA5412" w:rsidRPr="001B7C41" w:rsidRDefault="002115D9">
            <w:pPr>
              <w:widowControl w:val="0"/>
              <w:spacing w:line="240" w:lineRule="auto"/>
            </w:pPr>
            <w:r w:rsidRPr="001179E1">
              <w:rPr>
                <w:b/>
              </w:rPr>
              <w:t xml:space="preserve">Imagen 7: </w:t>
            </w:r>
            <w:r w:rsidRPr="001179E1">
              <w:t>635700_i48</w:t>
            </w:r>
          </w:p>
        </w:tc>
      </w:tr>
      <w:tr w:rsidR="00EA4D5F" w:rsidRPr="00EA4D5F" w14:paraId="65EBDF3C" w14:textId="77777777">
        <w:trPr>
          <w:trHeight w:val="420"/>
        </w:trPr>
        <w:tc>
          <w:tcPr>
            <w:tcW w:w="8731" w:type="dxa"/>
            <w:gridSpan w:val="2"/>
            <w:shd w:val="clear" w:color="auto" w:fill="auto"/>
            <w:tcMar>
              <w:top w:w="100" w:type="dxa"/>
              <w:left w:w="100" w:type="dxa"/>
              <w:bottom w:w="100" w:type="dxa"/>
              <w:right w:w="100" w:type="dxa"/>
            </w:tcMar>
          </w:tcPr>
          <w:p w14:paraId="00000327" w14:textId="77777777" w:rsidR="00BA5412" w:rsidRPr="001179E1" w:rsidRDefault="002115D9">
            <w:pPr>
              <w:numPr>
                <w:ilvl w:val="0"/>
                <w:numId w:val="2"/>
              </w:numPr>
              <w:spacing w:line="240" w:lineRule="auto"/>
              <w:jc w:val="both"/>
            </w:pPr>
            <w:r w:rsidRPr="001B7C41">
              <w:rPr>
                <w:rFonts w:eastAsia="Times New Roman"/>
              </w:rPr>
              <w:t xml:space="preserve">  </w:t>
            </w:r>
            <w:r w:rsidRPr="001179E1">
              <w:t>Extracción de jugos</w:t>
            </w:r>
          </w:p>
        </w:tc>
        <w:tc>
          <w:tcPr>
            <w:tcW w:w="4681" w:type="dxa"/>
            <w:shd w:val="clear" w:color="auto" w:fill="auto"/>
            <w:tcMar>
              <w:top w:w="100" w:type="dxa"/>
              <w:left w:w="100" w:type="dxa"/>
              <w:bottom w:w="100" w:type="dxa"/>
              <w:right w:w="100" w:type="dxa"/>
            </w:tcMar>
          </w:tcPr>
          <w:p w14:paraId="00000329" w14:textId="77777777" w:rsidR="00BA5412" w:rsidRPr="002C4840" w:rsidRDefault="002115D9">
            <w:pPr>
              <w:numPr>
                <w:ilvl w:val="0"/>
                <w:numId w:val="2"/>
              </w:numPr>
              <w:spacing w:line="240" w:lineRule="auto"/>
              <w:jc w:val="both"/>
            </w:pPr>
            <w:r w:rsidRPr="001179E1">
              <w:t>Evaporación y concentración</w:t>
            </w:r>
          </w:p>
        </w:tc>
      </w:tr>
      <w:tr w:rsidR="00EA4D5F" w:rsidRPr="00EA4D5F" w14:paraId="24DFDDC9" w14:textId="77777777">
        <w:trPr>
          <w:trHeight w:val="420"/>
        </w:trPr>
        <w:tc>
          <w:tcPr>
            <w:tcW w:w="8731" w:type="dxa"/>
            <w:gridSpan w:val="2"/>
            <w:shd w:val="clear" w:color="auto" w:fill="auto"/>
            <w:tcMar>
              <w:top w:w="100" w:type="dxa"/>
              <w:left w:w="100" w:type="dxa"/>
              <w:bottom w:w="100" w:type="dxa"/>
              <w:right w:w="100" w:type="dxa"/>
            </w:tcMar>
          </w:tcPr>
          <w:p w14:paraId="0000032A" w14:textId="77777777" w:rsidR="00BA5412" w:rsidRPr="001B7C41" w:rsidRDefault="002115D9">
            <w:pPr>
              <w:numPr>
                <w:ilvl w:val="0"/>
                <w:numId w:val="2"/>
              </w:numPr>
              <w:spacing w:line="240" w:lineRule="auto"/>
              <w:jc w:val="both"/>
            </w:pPr>
            <w:r w:rsidRPr="001B7C41">
              <w:t xml:space="preserve">Clarificación </w:t>
            </w:r>
            <w:r w:rsidRPr="001B7C41">
              <w:rPr>
                <w:highlight w:val="green"/>
              </w:rPr>
              <w:t>(correcto)</w:t>
            </w:r>
          </w:p>
        </w:tc>
        <w:tc>
          <w:tcPr>
            <w:tcW w:w="4681" w:type="dxa"/>
            <w:shd w:val="clear" w:color="auto" w:fill="auto"/>
            <w:tcMar>
              <w:top w:w="100" w:type="dxa"/>
              <w:left w:w="100" w:type="dxa"/>
              <w:bottom w:w="100" w:type="dxa"/>
              <w:right w:w="100" w:type="dxa"/>
            </w:tcMar>
          </w:tcPr>
          <w:p w14:paraId="0000032C" w14:textId="77777777" w:rsidR="00BA5412" w:rsidRPr="001179E1" w:rsidRDefault="002115D9">
            <w:pPr>
              <w:numPr>
                <w:ilvl w:val="0"/>
                <w:numId w:val="2"/>
              </w:numPr>
              <w:spacing w:line="240" w:lineRule="auto"/>
              <w:jc w:val="both"/>
            </w:pPr>
            <w:r w:rsidRPr="001179E1">
              <w:t>Limpieza de jugos</w:t>
            </w:r>
          </w:p>
        </w:tc>
      </w:tr>
      <w:tr w:rsidR="00EA4D5F" w:rsidRPr="00EA4D5F" w14:paraId="5050B86B" w14:textId="77777777">
        <w:trPr>
          <w:trHeight w:val="420"/>
        </w:trPr>
        <w:tc>
          <w:tcPr>
            <w:tcW w:w="13412" w:type="dxa"/>
            <w:gridSpan w:val="3"/>
            <w:shd w:val="clear" w:color="auto" w:fill="auto"/>
            <w:tcMar>
              <w:top w:w="100" w:type="dxa"/>
              <w:left w:w="100" w:type="dxa"/>
              <w:bottom w:w="100" w:type="dxa"/>
              <w:right w:w="100" w:type="dxa"/>
            </w:tcMar>
          </w:tcPr>
          <w:p w14:paraId="622605F3" w14:textId="77777777" w:rsidR="00BA5412" w:rsidRPr="001B7C41" w:rsidRDefault="00000000">
            <w:pPr>
              <w:widowControl w:val="0"/>
              <w:spacing w:line="240" w:lineRule="auto"/>
              <w:rPr>
                <w:b/>
              </w:rPr>
            </w:pPr>
            <w:sdt>
              <w:sdtPr>
                <w:tag w:val="goog_rdk_65"/>
                <w:id w:val="1989666902"/>
              </w:sdtPr>
              <w:sdtContent>
                <w:commentRangeStart w:id="85"/>
              </w:sdtContent>
            </w:sdt>
            <w:r w:rsidR="002115D9" w:rsidRPr="001B7C41">
              <w:rPr>
                <w:b/>
              </w:rPr>
              <w:t>Retroalimentación</w:t>
            </w:r>
            <w:commentRangeEnd w:id="85"/>
            <w:r w:rsidR="002115D9" w:rsidRPr="001179E1">
              <w:commentReference w:id="85"/>
            </w:r>
          </w:p>
          <w:p w14:paraId="67BF1A96" w14:textId="77777777" w:rsidR="00FB3A12" w:rsidRPr="001B7C41" w:rsidRDefault="00FB3A12" w:rsidP="00FB3A12">
            <w:pPr>
              <w:widowControl w:val="0"/>
              <w:pBdr>
                <w:top w:val="nil"/>
                <w:left w:val="nil"/>
                <w:bottom w:val="nil"/>
                <w:right w:val="nil"/>
                <w:between w:val="nil"/>
              </w:pBdr>
              <w:spacing w:line="240" w:lineRule="auto"/>
            </w:pPr>
            <w:r w:rsidRPr="001B7C41">
              <w:t>Respuesta correcta</w:t>
            </w:r>
          </w:p>
          <w:p w14:paraId="296BC822" w14:textId="77777777" w:rsidR="00FB3A12" w:rsidRPr="001B7C41" w:rsidRDefault="00FB3A12" w:rsidP="00FB3A12">
            <w:pPr>
              <w:widowControl w:val="0"/>
              <w:pBdr>
                <w:top w:val="nil"/>
                <w:left w:val="nil"/>
                <w:bottom w:val="nil"/>
                <w:right w:val="nil"/>
                <w:between w:val="nil"/>
              </w:pBdr>
              <w:spacing w:line="240" w:lineRule="auto"/>
            </w:pPr>
            <w:r w:rsidRPr="001B7C41">
              <w:t xml:space="preserve">¡Excelente! Has seleccionado la respuesta correcta. </w:t>
            </w:r>
          </w:p>
          <w:p w14:paraId="26E97973" w14:textId="77777777" w:rsidR="00FB3A12" w:rsidRPr="001B7C41" w:rsidRDefault="00FB3A12" w:rsidP="00FB3A12">
            <w:pPr>
              <w:widowControl w:val="0"/>
              <w:pBdr>
                <w:top w:val="nil"/>
                <w:left w:val="nil"/>
                <w:bottom w:val="nil"/>
                <w:right w:val="nil"/>
                <w:between w:val="nil"/>
              </w:pBdr>
              <w:spacing w:line="240" w:lineRule="auto"/>
            </w:pPr>
          </w:p>
          <w:p w14:paraId="65E4F3FC" w14:textId="77777777" w:rsidR="00FB3A12" w:rsidRPr="001B7C41" w:rsidRDefault="00FB3A12" w:rsidP="00FB3A12">
            <w:pPr>
              <w:widowControl w:val="0"/>
              <w:pBdr>
                <w:top w:val="nil"/>
                <w:left w:val="nil"/>
                <w:bottom w:val="nil"/>
                <w:right w:val="nil"/>
                <w:between w:val="nil"/>
              </w:pBdr>
              <w:spacing w:line="240" w:lineRule="auto"/>
            </w:pPr>
            <w:r w:rsidRPr="001B7C41">
              <w:t>Respuesta incorrecta</w:t>
            </w:r>
          </w:p>
          <w:p w14:paraId="0000032D" w14:textId="1B710821" w:rsidR="00FB3A12" w:rsidRPr="001B7C41" w:rsidRDefault="00FB3A12" w:rsidP="00FB3A12">
            <w:pPr>
              <w:widowControl w:val="0"/>
              <w:spacing w:line="240" w:lineRule="auto"/>
            </w:pPr>
            <w:r w:rsidRPr="001B7C41">
              <w:t>¡Inténtelo de nuevo! Lo invitamos a retomar el estudio de los saberes desarrollados en este componente formativo.</w:t>
            </w:r>
          </w:p>
        </w:tc>
      </w:tr>
      <w:tr w:rsidR="00EA4D5F" w:rsidRPr="00EA4D5F" w14:paraId="4B772F2F" w14:textId="77777777">
        <w:trPr>
          <w:trHeight w:val="420"/>
        </w:trPr>
        <w:tc>
          <w:tcPr>
            <w:tcW w:w="8731" w:type="dxa"/>
            <w:gridSpan w:val="2"/>
            <w:shd w:val="clear" w:color="auto" w:fill="auto"/>
            <w:tcMar>
              <w:top w:w="100" w:type="dxa"/>
              <w:left w:w="100" w:type="dxa"/>
              <w:bottom w:w="100" w:type="dxa"/>
              <w:right w:w="100" w:type="dxa"/>
            </w:tcMar>
          </w:tcPr>
          <w:p w14:paraId="00000330" w14:textId="77777777" w:rsidR="00BA5412" w:rsidRPr="00EA4D5F" w:rsidRDefault="002115D9">
            <w:pPr>
              <w:spacing w:line="240" w:lineRule="auto"/>
              <w:jc w:val="both"/>
            </w:pPr>
            <w:r w:rsidRPr="00EA4D5F">
              <w:lastRenderedPageBreak/>
              <w:t>7. Resolución por la cual establece los requisitos para la fabricación y comercialización de panela para consumo humano.</w:t>
            </w:r>
          </w:p>
        </w:tc>
        <w:tc>
          <w:tcPr>
            <w:tcW w:w="4681" w:type="dxa"/>
            <w:shd w:val="clear" w:color="auto" w:fill="auto"/>
            <w:tcMar>
              <w:top w:w="100" w:type="dxa"/>
              <w:left w:w="100" w:type="dxa"/>
              <w:bottom w:w="100" w:type="dxa"/>
              <w:right w:w="100" w:type="dxa"/>
            </w:tcMar>
          </w:tcPr>
          <w:p w14:paraId="00000332" w14:textId="77777777" w:rsidR="00BA5412" w:rsidRPr="001179E1" w:rsidRDefault="00000000">
            <w:pPr>
              <w:widowControl w:val="0"/>
              <w:spacing w:line="240" w:lineRule="auto"/>
              <w:rPr>
                <w:b/>
              </w:rPr>
            </w:pPr>
            <w:sdt>
              <w:sdtPr>
                <w:tag w:val="goog_rdk_66"/>
                <w:id w:val="-2021695507"/>
              </w:sdtPr>
              <w:sdtContent>
                <w:commentRangeStart w:id="86"/>
              </w:sdtContent>
            </w:sdt>
            <w:r w:rsidR="002115D9" w:rsidRPr="002C4840">
              <w:rPr>
                <w:b/>
                <w:noProof/>
              </w:rPr>
              <w:drawing>
                <wp:inline distT="0" distB="0" distL="0" distR="0" wp14:anchorId="1360CECB" wp14:editId="03E9EC3C">
                  <wp:extent cx="733425" cy="733425"/>
                  <wp:effectExtent l="0" t="0" r="0" b="0"/>
                  <wp:docPr id="19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3"/>
                          <a:srcRect/>
                          <a:stretch>
                            <a:fillRect/>
                          </a:stretch>
                        </pic:blipFill>
                        <pic:spPr>
                          <a:xfrm>
                            <a:off x="0" y="0"/>
                            <a:ext cx="733425" cy="733425"/>
                          </a:xfrm>
                          <a:prstGeom prst="rect">
                            <a:avLst/>
                          </a:prstGeom>
                          <a:ln/>
                        </pic:spPr>
                      </pic:pic>
                    </a:graphicData>
                  </a:graphic>
                </wp:inline>
              </w:drawing>
            </w:r>
            <w:commentRangeEnd w:id="86"/>
            <w:r w:rsidR="002115D9" w:rsidRPr="002C4840">
              <w:commentReference w:id="86"/>
            </w:r>
          </w:p>
          <w:p w14:paraId="00000333" w14:textId="77777777" w:rsidR="00BA5412" w:rsidRPr="001B7C41" w:rsidRDefault="002115D9">
            <w:pPr>
              <w:widowControl w:val="0"/>
              <w:spacing w:line="240" w:lineRule="auto"/>
            </w:pPr>
            <w:r w:rsidRPr="001179E1">
              <w:rPr>
                <w:b/>
              </w:rPr>
              <w:t xml:space="preserve">Imagen 8: </w:t>
            </w:r>
            <w:r w:rsidRPr="002C4840">
              <w:t>635700_i49</w:t>
            </w:r>
          </w:p>
        </w:tc>
      </w:tr>
      <w:tr w:rsidR="00EA4D5F" w:rsidRPr="00EA4D5F" w14:paraId="3659F00C" w14:textId="77777777">
        <w:trPr>
          <w:trHeight w:val="420"/>
        </w:trPr>
        <w:tc>
          <w:tcPr>
            <w:tcW w:w="8731" w:type="dxa"/>
            <w:gridSpan w:val="2"/>
            <w:shd w:val="clear" w:color="auto" w:fill="auto"/>
            <w:tcMar>
              <w:top w:w="100" w:type="dxa"/>
              <w:left w:w="100" w:type="dxa"/>
              <w:bottom w:w="100" w:type="dxa"/>
              <w:right w:w="100" w:type="dxa"/>
            </w:tcMar>
          </w:tcPr>
          <w:p w14:paraId="00000334" w14:textId="43ACA7E6" w:rsidR="00BA5412" w:rsidRPr="001B7C41" w:rsidRDefault="002115D9">
            <w:pPr>
              <w:spacing w:line="240" w:lineRule="auto"/>
              <w:ind w:left="357"/>
              <w:jc w:val="both"/>
              <w:rPr>
                <w:highlight w:val="white"/>
              </w:rPr>
            </w:pPr>
            <w:r w:rsidRPr="001B7C41">
              <w:t>a.</w:t>
            </w:r>
            <w:r w:rsidRPr="001B7C41">
              <w:rPr>
                <w:rFonts w:eastAsia="Times New Roman"/>
              </w:rPr>
              <w:t xml:space="preserve"> </w:t>
            </w:r>
            <w:r w:rsidRPr="001B7C41">
              <w:rPr>
                <w:rFonts w:eastAsia="Times New Roman"/>
                <w:highlight w:val="white"/>
              </w:rPr>
              <w:t xml:space="preserve"> </w:t>
            </w:r>
            <w:r w:rsidRPr="001B7C41">
              <w:rPr>
                <w:highlight w:val="white"/>
              </w:rPr>
              <w:t xml:space="preserve">Resolución 779 de 2006 del </w:t>
            </w:r>
            <w:r w:rsidR="00BD3303" w:rsidRPr="001B7C41">
              <w:rPr>
                <w:highlight w:val="white"/>
              </w:rPr>
              <w:t>M</w:t>
            </w:r>
            <w:r w:rsidRPr="001B7C41">
              <w:rPr>
                <w:highlight w:val="white"/>
              </w:rPr>
              <w:t xml:space="preserve">inisterio de la </w:t>
            </w:r>
            <w:r w:rsidR="00BD3303" w:rsidRPr="001B7C41">
              <w:rPr>
                <w:highlight w:val="white"/>
              </w:rPr>
              <w:t>P</w:t>
            </w:r>
            <w:r w:rsidRPr="001B7C41">
              <w:rPr>
                <w:highlight w:val="white"/>
              </w:rPr>
              <w:t xml:space="preserve">rotección </w:t>
            </w:r>
            <w:r w:rsidR="00BD3303" w:rsidRPr="001B7C41">
              <w:rPr>
                <w:highlight w:val="white"/>
              </w:rPr>
              <w:t>S</w:t>
            </w:r>
            <w:r w:rsidRPr="001B7C41">
              <w:rPr>
                <w:highlight w:val="white"/>
              </w:rPr>
              <w:t xml:space="preserve">ocial </w:t>
            </w:r>
            <w:r w:rsidRPr="001B7C41">
              <w:rPr>
                <w:highlight w:val="green"/>
              </w:rPr>
              <w:t>(correcto)</w:t>
            </w:r>
          </w:p>
        </w:tc>
        <w:tc>
          <w:tcPr>
            <w:tcW w:w="4681" w:type="dxa"/>
            <w:shd w:val="clear" w:color="auto" w:fill="auto"/>
            <w:tcMar>
              <w:top w:w="100" w:type="dxa"/>
              <w:left w:w="100" w:type="dxa"/>
              <w:bottom w:w="100" w:type="dxa"/>
              <w:right w:w="100" w:type="dxa"/>
            </w:tcMar>
          </w:tcPr>
          <w:p w14:paraId="00000336" w14:textId="77777777" w:rsidR="00BA5412" w:rsidRPr="001179E1" w:rsidRDefault="002115D9">
            <w:pPr>
              <w:spacing w:line="240" w:lineRule="auto"/>
              <w:ind w:left="357"/>
              <w:jc w:val="both"/>
            </w:pPr>
            <w:r w:rsidRPr="001179E1">
              <w:t>b.</w:t>
            </w:r>
            <w:r w:rsidRPr="001B7C41">
              <w:rPr>
                <w:rFonts w:eastAsia="Times New Roman"/>
              </w:rPr>
              <w:t xml:space="preserve">    </w:t>
            </w:r>
            <w:r w:rsidRPr="001179E1">
              <w:t>Resolución 2674 de 2013</w:t>
            </w:r>
          </w:p>
        </w:tc>
      </w:tr>
      <w:tr w:rsidR="00EA4D5F" w:rsidRPr="00EA4D5F" w14:paraId="335ACB43" w14:textId="77777777">
        <w:trPr>
          <w:trHeight w:val="420"/>
        </w:trPr>
        <w:tc>
          <w:tcPr>
            <w:tcW w:w="8731" w:type="dxa"/>
            <w:gridSpan w:val="2"/>
            <w:shd w:val="clear" w:color="auto" w:fill="auto"/>
            <w:tcMar>
              <w:top w:w="100" w:type="dxa"/>
              <w:left w:w="100" w:type="dxa"/>
              <w:bottom w:w="100" w:type="dxa"/>
              <w:right w:w="100" w:type="dxa"/>
            </w:tcMar>
          </w:tcPr>
          <w:p w14:paraId="00000337" w14:textId="4BAF3158" w:rsidR="00BA5412" w:rsidRPr="002C4840" w:rsidRDefault="002115D9">
            <w:pPr>
              <w:spacing w:line="240" w:lineRule="auto"/>
              <w:ind w:left="357"/>
              <w:jc w:val="both"/>
            </w:pPr>
            <w:r w:rsidRPr="00EA4D5F">
              <w:t>c.</w:t>
            </w:r>
            <w:r w:rsidRPr="001B7C41">
              <w:rPr>
                <w:rFonts w:eastAsia="Times New Roman"/>
              </w:rPr>
              <w:t xml:space="preserve"> </w:t>
            </w:r>
            <w:r w:rsidRPr="001179E1">
              <w:t>Resolución 3462 de 2008 del Ministerio de Protección Social</w:t>
            </w:r>
          </w:p>
        </w:tc>
        <w:tc>
          <w:tcPr>
            <w:tcW w:w="4681" w:type="dxa"/>
            <w:shd w:val="clear" w:color="auto" w:fill="auto"/>
            <w:tcMar>
              <w:top w:w="100" w:type="dxa"/>
              <w:left w:w="100" w:type="dxa"/>
              <w:bottom w:w="100" w:type="dxa"/>
              <w:right w:w="100" w:type="dxa"/>
            </w:tcMar>
          </w:tcPr>
          <w:p w14:paraId="00000339" w14:textId="77777777" w:rsidR="00BA5412" w:rsidRPr="001179E1" w:rsidRDefault="002115D9">
            <w:pPr>
              <w:spacing w:line="240" w:lineRule="auto"/>
              <w:ind w:left="357"/>
              <w:jc w:val="both"/>
            </w:pPr>
            <w:r w:rsidRPr="002C4840">
              <w:t>d.</w:t>
            </w:r>
            <w:r w:rsidRPr="001B7C41">
              <w:rPr>
                <w:rFonts w:eastAsia="Times New Roman"/>
              </w:rPr>
              <w:t xml:space="preserve">    </w:t>
            </w:r>
            <w:r w:rsidRPr="001179E1">
              <w:t>Resolución 333 de 2011</w:t>
            </w:r>
          </w:p>
        </w:tc>
      </w:tr>
      <w:tr w:rsidR="00EA4D5F" w:rsidRPr="00EA4D5F" w14:paraId="79D0DF75" w14:textId="77777777">
        <w:trPr>
          <w:trHeight w:val="420"/>
        </w:trPr>
        <w:tc>
          <w:tcPr>
            <w:tcW w:w="13412" w:type="dxa"/>
            <w:gridSpan w:val="3"/>
            <w:shd w:val="clear" w:color="auto" w:fill="auto"/>
            <w:tcMar>
              <w:top w:w="100" w:type="dxa"/>
              <w:left w:w="100" w:type="dxa"/>
              <w:bottom w:w="100" w:type="dxa"/>
              <w:right w:w="100" w:type="dxa"/>
            </w:tcMar>
          </w:tcPr>
          <w:p w14:paraId="1ED8274F" w14:textId="77777777" w:rsidR="00BA5412" w:rsidRPr="001B7C41" w:rsidRDefault="00000000">
            <w:pPr>
              <w:widowControl w:val="0"/>
              <w:spacing w:line="240" w:lineRule="auto"/>
              <w:rPr>
                <w:b/>
              </w:rPr>
            </w:pPr>
            <w:sdt>
              <w:sdtPr>
                <w:tag w:val="goog_rdk_67"/>
                <w:id w:val="2053654109"/>
              </w:sdtPr>
              <w:sdtContent>
                <w:commentRangeStart w:id="87"/>
              </w:sdtContent>
            </w:sdt>
            <w:r w:rsidR="002115D9" w:rsidRPr="001B7C41">
              <w:rPr>
                <w:b/>
              </w:rPr>
              <w:t>Retroalimentación</w:t>
            </w:r>
            <w:commentRangeEnd w:id="87"/>
            <w:r w:rsidR="002115D9" w:rsidRPr="001179E1">
              <w:commentReference w:id="87"/>
            </w:r>
          </w:p>
          <w:p w14:paraId="6568C2F6" w14:textId="77777777" w:rsidR="00FB3A12" w:rsidRPr="001B7C41" w:rsidRDefault="00FB3A12" w:rsidP="00FB3A12">
            <w:pPr>
              <w:widowControl w:val="0"/>
              <w:pBdr>
                <w:top w:val="nil"/>
                <w:left w:val="nil"/>
                <w:bottom w:val="nil"/>
                <w:right w:val="nil"/>
                <w:between w:val="nil"/>
              </w:pBdr>
              <w:spacing w:line="240" w:lineRule="auto"/>
            </w:pPr>
            <w:r w:rsidRPr="001B7C41">
              <w:t>Respuesta correcta</w:t>
            </w:r>
          </w:p>
          <w:p w14:paraId="7F0C3938" w14:textId="77777777" w:rsidR="00FB3A12" w:rsidRPr="001B7C41" w:rsidRDefault="00FB3A12" w:rsidP="00FB3A12">
            <w:pPr>
              <w:widowControl w:val="0"/>
              <w:pBdr>
                <w:top w:val="nil"/>
                <w:left w:val="nil"/>
                <w:bottom w:val="nil"/>
                <w:right w:val="nil"/>
                <w:between w:val="nil"/>
              </w:pBdr>
              <w:spacing w:line="240" w:lineRule="auto"/>
            </w:pPr>
            <w:r w:rsidRPr="001B7C41">
              <w:t xml:space="preserve">¡Excelente! Has seleccionado la respuesta correcta. </w:t>
            </w:r>
          </w:p>
          <w:p w14:paraId="12FC2217" w14:textId="77777777" w:rsidR="00FB3A12" w:rsidRPr="001B7C41" w:rsidRDefault="00FB3A12" w:rsidP="00FB3A12">
            <w:pPr>
              <w:widowControl w:val="0"/>
              <w:pBdr>
                <w:top w:val="nil"/>
                <w:left w:val="nil"/>
                <w:bottom w:val="nil"/>
                <w:right w:val="nil"/>
                <w:between w:val="nil"/>
              </w:pBdr>
              <w:spacing w:line="240" w:lineRule="auto"/>
            </w:pPr>
          </w:p>
          <w:p w14:paraId="6DB492DC" w14:textId="77777777" w:rsidR="00FB3A12" w:rsidRPr="001B7C41" w:rsidRDefault="00FB3A12" w:rsidP="00FB3A12">
            <w:pPr>
              <w:widowControl w:val="0"/>
              <w:pBdr>
                <w:top w:val="nil"/>
                <w:left w:val="nil"/>
                <w:bottom w:val="nil"/>
                <w:right w:val="nil"/>
                <w:between w:val="nil"/>
              </w:pBdr>
              <w:spacing w:line="240" w:lineRule="auto"/>
            </w:pPr>
            <w:r w:rsidRPr="001B7C41">
              <w:t>Respuesta incorrecta</w:t>
            </w:r>
          </w:p>
          <w:p w14:paraId="0000033A" w14:textId="4372FF34" w:rsidR="00FB3A12" w:rsidRPr="001B7C41" w:rsidRDefault="00FB3A12" w:rsidP="00FB3A12">
            <w:pPr>
              <w:widowControl w:val="0"/>
              <w:spacing w:line="240" w:lineRule="auto"/>
            </w:pPr>
            <w:r w:rsidRPr="001B7C41">
              <w:t>¡Inténtelo de nuevo! Lo invitamos a retomar el estudio de los saberes desarrollados en este componente formativo.</w:t>
            </w:r>
          </w:p>
        </w:tc>
      </w:tr>
      <w:tr w:rsidR="00EA4D5F" w:rsidRPr="00EA4D5F" w14:paraId="1EA67405" w14:textId="77777777">
        <w:trPr>
          <w:trHeight w:val="420"/>
        </w:trPr>
        <w:tc>
          <w:tcPr>
            <w:tcW w:w="8731" w:type="dxa"/>
            <w:gridSpan w:val="2"/>
            <w:shd w:val="clear" w:color="auto" w:fill="auto"/>
            <w:tcMar>
              <w:top w:w="100" w:type="dxa"/>
              <w:left w:w="100" w:type="dxa"/>
              <w:bottom w:w="100" w:type="dxa"/>
              <w:right w:w="100" w:type="dxa"/>
            </w:tcMar>
          </w:tcPr>
          <w:p w14:paraId="0000033D" w14:textId="77777777" w:rsidR="00BA5412" w:rsidRPr="00EA4D5F" w:rsidRDefault="002115D9">
            <w:pPr>
              <w:spacing w:line="240" w:lineRule="auto"/>
              <w:jc w:val="both"/>
            </w:pPr>
            <w:r w:rsidRPr="00EA4D5F">
              <w:t>8. Para verificar las condiciones sanitarias establecidas en el reglamento técnico, cuantas visitas de inspección al año se deben realizar:</w:t>
            </w:r>
          </w:p>
        </w:tc>
        <w:tc>
          <w:tcPr>
            <w:tcW w:w="4681" w:type="dxa"/>
            <w:shd w:val="clear" w:color="auto" w:fill="auto"/>
            <w:tcMar>
              <w:top w:w="100" w:type="dxa"/>
              <w:left w:w="100" w:type="dxa"/>
              <w:bottom w:w="100" w:type="dxa"/>
              <w:right w:w="100" w:type="dxa"/>
            </w:tcMar>
          </w:tcPr>
          <w:p w14:paraId="0000033F" w14:textId="77777777" w:rsidR="00BA5412" w:rsidRPr="001179E1" w:rsidRDefault="00000000">
            <w:pPr>
              <w:widowControl w:val="0"/>
              <w:spacing w:line="240" w:lineRule="auto"/>
              <w:rPr>
                <w:b/>
              </w:rPr>
            </w:pPr>
            <w:sdt>
              <w:sdtPr>
                <w:tag w:val="goog_rdk_68"/>
                <w:id w:val="-1171099447"/>
              </w:sdtPr>
              <w:sdtContent>
                <w:commentRangeStart w:id="88"/>
              </w:sdtContent>
            </w:sdt>
            <w:r w:rsidR="002115D9" w:rsidRPr="002C4840">
              <w:rPr>
                <w:b/>
                <w:noProof/>
              </w:rPr>
              <w:drawing>
                <wp:inline distT="0" distB="0" distL="0" distR="0" wp14:anchorId="40186CE6" wp14:editId="041688C1">
                  <wp:extent cx="838200" cy="838200"/>
                  <wp:effectExtent l="0" t="0" r="0" b="0"/>
                  <wp:docPr id="19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4"/>
                          <a:srcRect/>
                          <a:stretch>
                            <a:fillRect/>
                          </a:stretch>
                        </pic:blipFill>
                        <pic:spPr>
                          <a:xfrm>
                            <a:off x="0" y="0"/>
                            <a:ext cx="838200" cy="838200"/>
                          </a:xfrm>
                          <a:prstGeom prst="rect">
                            <a:avLst/>
                          </a:prstGeom>
                          <a:ln/>
                        </pic:spPr>
                      </pic:pic>
                    </a:graphicData>
                  </a:graphic>
                </wp:inline>
              </w:drawing>
            </w:r>
            <w:commentRangeEnd w:id="88"/>
            <w:r w:rsidR="002115D9" w:rsidRPr="002C4840">
              <w:commentReference w:id="88"/>
            </w:r>
          </w:p>
          <w:p w14:paraId="00000340" w14:textId="77777777" w:rsidR="00BA5412" w:rsidRPr="001B7C41" w:rsidRDefault="002115D9">
            <w:pPr>
              <w:widowControl w:val="0"/>
              <w:spacing w:line="240" w:lineRule="auto"/>
            </w:pPr>
            <w:r w:rsidRPr="001179E1">
              <w:rPr>
                <w:b/>
              </w:rPr>
              <w:t xml:space="preserve">Imagen 9: </w:t>
            </w:r>
            <w:r w:rsidRPr="002C4840">
              <w:t>635700_i50</w:t>
            </w:r>
          </w:p>
        </w:tc>
      </w:tr>
      <w:tr w:rsidR="00EA4D5F" w:rsidRPr="00EA4D5F" w14:paraId="72BD962A" w14:textId="77777777">
        <w:trPr>
          <w:trHeight w:val="420"/>
        </w:trPr>
        <w:tc>
          <w:tcPr>
            <w:tcW w:w="8731" w:type="dxa"/>
            <w:gridSpan w:val="2"/>
            <w:shd w:val="clear" w:color="auto" w:fill="auto"/>
            <w:tcMar>
              <w:top w:w="100" w:type="dxa"/>
              <w:left w:w="100" w:type="dxa"/>
              <w:bottom w:w="100" w:type="dxa"/>
              <w:right w:w="100" w:type="dxa"/>
            </w:tcMar>
          </w:tcPr>
          <w:p w14:paraId="00000341" w14:textId="77777777" w:rsidR="00BA5412" w:rsidRPr="001179E1" w:rsidRDefault="002115D9">
            <w:pPr>
              <w:spacing w:line="240" w:lineRule="auto"/>
              <w:ind w:left="360"/>
              <w:jc w:val="both"/>
            </w:pPr>
            <w:r w:rsidRPr="00EA4D5F">
              <w:t>a.</w:t>
            </w:r>
            <w:r w:rsidRPr="001B7C41">
              <w:rPr>
                <w:rFonts w:eastAsia="Times New Roman"/>
              </w:rPr>
              <w:t xml:space="preserve">  </w:t>
            </w:r>
            <w:r w:rsidRPr="001179E1">
              <w:t xml:space="preserve"> 1 visita</w:t>
            </w:r>
          </w:p>
        </w:tc>
        <w:tc>
          <w:tcPr>
            <w:tcW w:w="4681" w:type="dxa"/>
            <w:shd w:val="clear" w:color="auto" w:fill="auto"/>
            <w:tcMar>
              <w:top w:w="100" w:type="dxa"/>
              <w:left w:w="100" w:type="dxa"/>
              <w:bottom w:w="100" w:type="dxa"/>
              <w:right w:w="100" w:type="dxa"/>
            </w:tcMar>
          </w:tcPr>
          <w:p w14:paraId="00000343" w14:textId="77777777" w:rsidR="00BA5412" w:rsidRPr="001B7C41" w:rsidRDefault="002115D9">
            <w:pPr>
              <w:spacing w:line="240" w:lineRule="auto"/>
              <w:ind w:left="360"/>
              <w:jc w:val="both"/>
            </w:pPr>
            <w:r w:rsidRPr="001B7C41">
              <w:t>b.</w:t>
            </w:r>
            <w:r w:rsidRPr="001B7C41">
              <w:rPr>
                <w:rFonts w:eastAsia="Times New Roman"/>
              </w:rPr>
              <w:t xml:space="preserve">    </w:t>
            </w:r>
            <w:r w:rsidRPr="001B7C41">
              <w:t xml:space="preserve">2 visitas </w:t>
            </w:r>
            <w:r w:rsidRPr="001B7C41">
              <w:rPr>
                <w:highlight w:val="green"/>
              </w:rPr>
              <w:t>(correcto)</w:t>
            </w:r>
          </w:p>
        </w:tc>
      </w:tr>
      <w:tr w:rsidR="00EA4D5F" w:rsidRPr="00EA4D5F" w14:paraId="6E36CBDB" w14:textId="77777777">
        <w:trPr>
          <w:trHeight w:val="420"/>
        </w:trPr>
        <w:tc>
          <w:tcPr>
            <w:tcW w:w="8731" w:type="dxa"/>
            <w:gridSpan w:val="2"/>
            <w:shd w:val="clear" w:color="auto" w:fill="auto"/>
            <w:tcMar>
              <w:top w:w="100" w:type="dxa"/>
              <w:left w:w="100" w:type="dxa"/>
              <w:bottom w:w="100" w:type="dxa"/>
              <w:right w:w="100" w:type="dxa"/>
            </w:tcMar>
          </w:tcPr>
          <w:p w14:paraId="00000344" w14:textId="77777777" w:rsidR="00BA5412" w:rsidRPr="001179E1" w:rsidRDefault="002115D9">
            <w:pPr>
              <w:spacing w:line="240" w:lineRule="auto"/>
              <w:ind w:left="360"/>
              <w:jc w:val="both"/>
            </w:pPr>
            <w:r w:rsidRPr="00EA4D5F">
              <w:t>c.</w:t>
            </w:r>
            <w:r w:rsidRPr="001B7C41">
              <w:rPr>
                <w:rFonts w:eastAsia="Times New Roman"/>
              </w:rPr>
              <w:t xml:space="preserve">     </w:t>
            </w:r>
            <w:r w:rsidRPr="001179E1">
              <w:t>4 visitas</w:t>
            </w:r>
          </w:p>
        </w:tc>
        <w:tc>
          <w:tcPr>
            <w:tcW w:w="4681" w:type="dxa"/>
            <w:shd w:val="clear" w:color="auto" w:fill="auto"/>
            <w:tcMar>
              <w:top w:w="100" w:type="dxa"/>
              <w:left w:w="100" w:type="dxa"/>
              <w:bottom w:w="100" w:type="dxa"/>
              <w:right w:w="100" w:type="dxa"/>
            </w:tcMar>
          </w:tcPr>
          <w:p w14:paraId="00000346" w14:textId="77777777" w:rsidR="00BA5412" w:rsidRPr="001179E1" w:rsidRDefault="002115D9">
            <w:pPr>
              <w:spacing w:line="240" w:lineRule="auto"/>
              <w:ind w:left="360"/>
              <w:jc w:val="both"/>
            </w:pPr>
            <w:r w:rsidRPr="002C4840">
              <w:t>d.</w:t>
            </w:r>
            <w:r w:rsidRPr="001B7C41">
              <w:rPr>
                <w:rFonts w:eastAsia="Times New Roman"/>
              </w:rPr>
              <w:t xml:space="preserve">    </w:t>
            </w:r>
            <w:r w:rsidRPr="001179E1">
              <w:t>Ninguna de las anteriores</w:t>
            </w:r>
          </w:p>
        </w:tc>
      </w:tr>
      <w:tr w:rsidR="00EA4D5F" w:rsidRPr="00EA4D5F" w14:paraId="658AE7EF" w14:textId="77777777">
        <w:trPr>
          <w:trHeight w:val="420"/>
        </w:trPr>
        <w:tc>
          <w:tcPr>
            <w:tcW w:w="13412" w:type="dxa"/>
            <w:gridSpan w:val="3"/>
            <w:shd w:val="clear" w:color="auto" w:fill="auto"/>
            <w:tcMar>
              <w:top w:w="100" w:type="dxa"/>
              <w:left w:w="100" w:type="dxa"/>
              <w:bottom w:w="100" w:type="dxa"/>
              <w:right w:w="100" w:type="dxa"/>
            </w:tcMar>
          </w:tcPr>
          <w:p w14:paraId="37B6D252" w14:textId="77777777" w:rsidR="00BA5412" w:rsidRPr="001B7C41" w:rsidRDefault="00000000">
            <w:pPr>
              <w:widowControl w:val="0"/>
              <w:spacing w:line="240" w:lineRule="auto"/>
              <w:rPr>
                <w:b/>
              </w:rPr>
            </w:pPr>
            <w:sdt>
              <w:sdtPr>
                <w:tag w:val="goog_rdk_69"/>
                <w:id w:val="-1905365283"/>
              </w:sdtPr>
              <w:sdtContent>
                <w:commentRangeStart w:id="89"/>
              </w:sdtContent>
            </w:sdt>
            <w:r w:rsidR="002115D9" w:rsidRPr="001B7C41">
              <w:rPr>
                <w:b/>
              </w:rPr>
              <w:t>Retroalimentación</w:t>
            </w:r>
            <w:commentRangeEnd w:id="89"/>
            <w:r w:rsidR="002115D9" w:rsidRPr="001179E1">
              <w:commentReference w:id="89"/>
            </w:r>
          </w:p>
          <w:p w14:paraId="7BAF6981" w14:textId="77777777" w:rsidR="00FB3A12" w:rsidRPr="001B7C41" w:rsidRDefault="00FB3A12" w:rsidP="00FB3A12">
            <w:pPr>
              <w:widowControl w:val="0"/>
              <w:pBdr>
                <w:top w:val="nil"/>
                <w:left w:val="nil"/>
                <w:bottom w:val="nil"/>
                <w:right w:val="nil"/>
                <w:between w:val="nil"/>
              </w:pBdr>
              <w:spacing w:line="240" w:lineRule="auto"/>
            </w:pPr>
            <w:r w:rsidRPr="001B7C41">
              <w:lastRenderedPageBreak/>
              <w:t>Respuesta correcta</w:t>
            </w:r>
          </w:p>
          <w:p w14:paraId="136F7247" w14:textId="77777777" w:rsidR="00FB3A12" w:rsidRPr="001B7C41" w:rsidRDefault="00FB3A12" w:rsidP="00FB3A12">
            <w:pPr>
              <w:widowControl w:val="0"/>
              <w:pBdr>
                <w:top w:val="nil"/>
                <w:left w:val="nil"/>
                <w:bottom w:val="nil"/>
                <w:right w:val="nil"/>
                <w:between w:val="nil"/>
              </w:pBdr>
              <w:spacing w:line="240" w:lineRule="auto"/>
            </w:pPr>
            <w:r w:rsidRPr="001B7C41">
              <w:t xml:space="preserve">¡Excelente! Has seleccionado la respuesta correcta. </w:t>
            </w:r>
          </w:p>
          <w:p w14:paraId="357FBD60" w14:textId="77777777" w:rsidR="00FB3A12" w:rsidRPr="001B7C41" w:rsidRDefault="00FB3A12" w:rsidP="00FB3A12">
            <w:pPr>
              <w:widowControl w:val="0"/>
              <w:pBdr>
                <w:top w:val="nil"/>
                <w:left w:val="nil"/>
                <w:bottom w:val="nil"/>
                <w:right w:val="nil"/>
                <w:between w:val="nil"/>
              </w:pBdr>
              <w:spacing w:line="240" w:lineRule="auto"/>
            </w:pPr>
          </w:p>
          <w:p w14:paraId="0090CC78" w14:textId="77777777" w:rsidR="00FB3A12" w:rsidRPr="001B7C41" w:rsidRDefault="00FB3A12" w:rsidP="00FB3A12">
            <w:pPr>
              <w:widowControl w:val="0"/>
              <w:pBdr>
                <w:top w:val="nil"/>
                <w:left w:val="nil"/>
                <w:bottom w:val="nil"/>
                <w:right w:val="nil"/>
                <w:between w:val="nil"/>
              </w:pBdr>
              <w:spacing w:line="240" w:lineRule="auto"/>
            </w:pPr>
            <w:r w:rsidRPr="001B7C41">
              <w:t>Respuesta incorrecta</w:t>
            </w:r>
          </w:p>
          <w:p w14:paraId="00000347" w14:textId="4E00BABC" w:rsidR="00FB3A12" w:rsidRPr="001B7C41" w:rsidRDefault="00FB3A12" w:rsidP="00FB3A12">
            <w:pPr>
              <w:widowControl w:val="0"/>
              <w:spacing w:line="240" w:lineRule="auto"/>
            </w:pPr>
            <w:r w:rsidRPr="001B7C41">
              <w:t>¡Inténtelo de nuevo! Lo invitamos a retomar el estudio de los saberes desarrollados en este componente formativo.</w:t>
            </w:r>
          </w:p>
        </w:tc>
      </w:tr>
    </w:tbl>
    <w:p w14:paraId="0000034A" w14:textId="77777777" w:rsidR="00BA5412" w:rsidRPr="00EA4D5F" w:rsidRDefault="00BA5412"/>
    <w:tbl>
      <w:tblPr>
        <w:tblStyle w:val="affff"/>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57"/>
        <w:gridCol w:w="6600"/>
        <w:gridCol w:w="4954"/>
      </w:tblGrid>
      <w:tr w:rsidR="00EA4D5F" w:rsidRPr="00EA4D5F" w14:paraId="1CF0A3D4" w14:textId="77777777">
        <w:trPr>
          <w:trHeight w:val="460"/>
        </w:trPr>
        <w:tc>
          <w:tcPr>
            <w:tcW w:w="1857" w:type="dxa"/>
            <w:shd w:val="clear" w:color="auto" w:fill="C9DAF8"/>
            <w:tcMar>
              <w:top w:w="100" w:type="dxa"/>
              <w:left w:w="100" w:type="dxa"/>
              <w:bottom w:w="100" w:type="dxa"/>
              <w:right w:w="100" w:type="dxa"/>
            </w:tcMar>
          </w:tcPr>
          <w:p w14:paraId="0000034B" w14:textId="77777777" w:rsidR="00BA5412" w:rsidRPr="00EA4D5F" w:rsidRDefault="002115D9">
            <w:pPr>
              <w:widowControl w:val="0"/>
              <w:spacing w:line="240" w:lineRule="auto"/>
              <w:jc w:val="center"/>
              <w:rPr>
                <w:b/>
              </w:rPr>
            </w:pPr>
            <w:r w:rsidRPr="00EA4D5F">
              <w:rPr>
                <w:b/>
              </w:rPr>
              <w:t>Tipo de recurso</w:t>
            </w:r>
          </w:p>
        </w:tc>
        <w:tc>
          <w:tcPr>
            <w:tcW w:w="11555" w:type="dxa"/>
            <w:gridSpan w:val="2"/>
            <w:shd w:val="clear" w:color="auto" w:fill="C9DAF8"/>
            <w:tcMar>
              <w:top w:w="100" w:type="dxa"/>
              <w:left w:w="100" w:type="dxa"/>
              <w:bottom w:w="100" w:type="dxa"/>
              <w:right w:w="100" w:type="dxa"/>
            </w:tcMar>
          </w:tcPr>
          <w:p w14:paraId="0000034C" w14:textId="77777777" w:rsidR="00BA5412" w:rsidRPr="00EA4D5F" w:rsidRDefault="002115D9">
            <w:pPr>
              <w:pStyle w:val="Ttulo"/>
              <w:widowControl w:val="0"/>
              <w:spacing w:line="240" w:lineRule="auto"/>
              <w:jc w:val="center"/>
              <w:rPr>
                <w:sz w:val="22"/>
                <w:szCs w:val="22"/>
              </w:rPr>
            </w:pPr>
            <w:bookmarkStart w:id="90" w:name="_heading=h.4i7ojhp" w:colFirst="0" w:colLast="0"/>
            <w:bookmarkEnd w:id="90"/>
            <w:r w:rsidRPr="00EA4D5F">
              <w:rPr>
                <w:sz w:val="22"/>
                <w:szCs w:val="22"/>
              </w:rPr>
              <w:t>Actividad didáctica. Verdadero y falso</w:t>
            </w:r>
          </w:p>
        </w:tc>
      </w:tr>
      <w:tr w:rsidR="00EA4D5F" w:rsidRPr="00EA4D5F" w14:paraId="6BF4E53A" w14:textId="77777777">
        <w:trPr>
          <w:trHeight w:val="420"/>
        </w:trPr>
        <w:tc>
          <w:tcPr>
            <w:tcW w:w="8458" w:type="dxa"/>
            <w:gridSpan w:val="2"/>
            <w:shd w:val="clear" w:color="auto" w:fill="auto"/>
            <w:tcMar>
              <w:top w:w="100" w:type="dxa"/>
              <w:left w:w="100" w:type="dxa"/>
              <w:bottom w:w="100" w:type="dxa"/>
              <w:right w:w="100" w:type="dxa"/>
            </w:tcMar>
          </w:tcPr>
          <w:p w14:paraId="0000034E" w14:textId="77777777" w:rsidR="00BA5412" w:rsidRPr="001B7C41" w:rsidRDefault="002115D9">
            <w:pPr>
              <w:shd w:val="clear" w:color="auto" w:fill="FFFFFF"/>
              <w:spacing w:line="240" w:lineRule="auto"/>
            </w:pPr>
            <w:r w:rsidRPr="00EA4D5F">
              <w:t>Preguntas de falso y verdadero, subraya (V) cuando tú respuesta es verdadera y (F) cuando tú respuesta es falsa</w:t>
            </w:r>
          </w:p>
        </w:tc>
        <w:tc>
          <w:tcPr>
            <w:tcW w:w="4954" w:type="dxa"/>
            <w:shd w:val="clear" w:color="auto" w:fill="auto"/>
            <w:tcMar>
              <w:top w:w="100" w:type="dxa"/>
              <w:left w:w="100" w:type="dxa"/>
              <w:bottom w:w="100" w:type="dxa"/>
              <w:right w:w="100" w:type="dxa"/>
            </w:tcMar>
          </w:tcPr>
          <w:p w14:paraId="00000350" w14:textId="77777777" w:rsidR="00BA5412" w:rsidRPr="001179E1" w:rsidRDefault="00000000">
            <w:pPr>
              <w:widowControl w:val="0"/>
              <w:spacing w:line="240" w:lineRule="auto"/>
              <w:rPr>
                <w:b/>
              </w:rPr>
            </w:pPr>
            <w:sdt>
              <w:sdtPr>
                <w:tag w:val="goog_rdk_70"/>
                <w:id w:val="-1382930923"/>
              </w:sdtPr>
              <w:sdtContent>
                <w:commentRangeStart w:id="91"/>
              </w:sdtContent>
            </w:sdt>
            <w:r w:rsidR="002115D9" w:rsidRPr="002C4840">
              <w:rPr>
                <w:b/>
                <w:noProof/>
              </w:rPr>
              <w:drawing>
                <wp:inline distT="0" distB="0" distL="0" distR="0" wp14:anchorId="6F88F561" wp14:editId="743A7CF3">
                  <wp:extent cx="933450" cy="933450"/>
                  <wp:effectExtent l="0" t="0" r="0" b="0"/>
                  <wp:docPr id="19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5"/>
                          <a:srcRect/>
                          <a:stretch>
                            <a:fillRect/>
                          </a:stretch>
                        </pic:blipFill>
                        <pic:spPr>
                          <a:xfrm>
                            <a:off x="0" y="0"/>
                            <a:ext cx="933450" cy="933450"/>
                          </a:xfrm>
                          <a:prstGeom prst="rect">
                            <a:avLst/>
                          </a:prstGeom>
                          <a:ln/>
                        </pic:spPr>
                      </pic:pic>
                    </a:graphicData>
                  </a:graphic>
                </wp:inline>
              </w:drawing>
            </w:r>
            <w:commentRangeEnd w:id="91"/>
            <w:r w:rsidR="002115D9" w:rsidRPr="002C4840">
              <w:commentReference w:id="91"/>
            </w:r>
          </w:p>
          <w:p w14:paraId="00000351" w14:textId="77777777" w:rsidR="00BA5412" w:rsidRPr="002C4840" w:rsidRDefault="002115D9">
            <w:pPr>
              <w:widowControl w:val="0"/>
              <w:spacing w:line="240" w:lineRule="auto"/>
            </w:pPr>
            <w:r w:rsidRPr="001179E1">
              <w:rPr>
                <w:b/>
              </w:rPr>
              <w:t xml:space="preserve">Imagen 1: </w:t>
            </w:r>
            <w:r w:rsidRPr="002C4840">
              <w:t>635700_i51</w:t>
            </w:r>
          </w:p>
        </w:tc>
      </w:tr>
      <w:tr w:rsidR="00EA4D5F" w:rsidRPr="00EA4D5F" w14:paraId="28966605" w14:textId="77777777">
        <w:trPr>
          <w:trHeight w:val="420"/>
        </w:trPr>
        <w:tc>
          <w:tcPr>
            <w:tcW w:w="8458" w:type="dxa"/>
            <w:gridSpan w:val="2"/>
            <w:shd w:val="clear" w:color="auto" w:fill="auto"/>
            <w:tcMar>
              <w:top w:w="100" w:type="dxa"/>
              <w:left w:w="100" w:type="dxa"/>
              <w:bottom w:w="100" w:type="dxa"/>
              <w:right w:w="100" w:type="dxa"/>
            </w:tcMar>
          </w:tcPr>
          <w:p w14:paraId="00000352" w14:textId="0C07E753" w:rsidR="00BA5412" w:rsidRPr="001B7C41" w:rsidRDefault="002115D9">
            <w:pPr>
              <w:widowControl w:val="0"/>
              <w:spacing w:line="240" w:lineRule="auto"/>
            </w:pPr>
            <w:r w:rsidRPr="00EA4D5F">
              <w:t xml:space="preserve">1. </w:t>
            </w:r>
            <w:r w:rsidR="00134B1E" w:rsidRPr="00EA4D5F">
              <w:t xml:space="preserve">El </w:t>
            </w:r>
            <w:r w:rsidRPr="00EA4D5F">
              <w:t xml:space="preserve">Decreto 3075 de 1997, el cual </w:t>
            </w:r>
            <w:r w:rsidR="00134B1E" w:rsidRPr="00EA4D5F">
              <w:t xml:space="preserve">establece </w:t>
            </w:r>
            <w:r w:rsidRPr="00EA4D5F">
              <w:t xml:space="preserve">los </w:t>
            </w:r>
            <w:r w:rsidR="005D5951" w:rsidRPr="00EA4D5F">
              <w:t>compendios</w:t>
            </w:r>
            <w:r w:rsidRPr="00EA4D5F">
              <w:t xml:space="preserve"> básicos y prácticas generales de higiene en la </w:t>
            </w:r>
            <w:r w:rsidR="005D5951" w:rsidRPr="00EA4D5F">
              <w:t>manejo</w:t>
            </w:r>
            <w:r w:rsidRPr="00EA4D5F">
              <w:t xml:space="preserve">, preparación, elaboración, envasado, almacenamiento, transporte y </w:t>
            </w:r>
            <w:r w:rsidR="00415D49" w:rsidRPr="00EA4D5F">
              <w:t>comercialización</w:t>
            </w:r>
            <w:r w:rsidRPr="00EA4D5F">
              <w:t xml:space="preserve"> de alimentos para consumo humano, con el objeto de </w:t>
            </w:r>
            <w:r w:rsidR="00415D49" w:rsidRPr="00EA4D5F">
              <w:t>garantizar</w:t>
            </w:r>
            <w:r w:rsidRPr="00EA4D5F">
              <w:t xml:space="preserve"> que los productos se </w:t>
            </w:r>
            <w:r w:rsidR="00415D49" w:rsidRPr="00EA4D5F">
              <w:t>elaboren</w:t>
            </w:r>
            <w:r w:rsidRPr="00EA4D5F">
              <w:t xml:space="preserve"> en </w:t>
            </w:r>
            <w:r w:rsidR="005D5951" w:rsidRPr="00EA4D5F">
              <w:t>circunstancias</w:t>
            </w:r>
            <w:r w:rsidRPr="00EA4D5F">
              <w:t xml:space="preserve"> sanitarias adecuadas y se </w:t>
            </w:r>
            <w:r w:rsidR="00415D49" w:rsidRPr="00EA4D5F">
              <w:t>resten</w:t>
            </w:r>
            <w:r w:rsidRPr="00EA4D5F">
              <w:t xml:space="preserve"> los riesgos inherentes durante las diferentes </w:t>
            </w:r>
            <w:r w:rsidR="005D5951" w:rsidRPr="00EA4D5F">
              <w:t>fases</w:t>
            </w:r>
            <w:r w:rsidRPr="00EA4D5F">
              <w:t xml:space="preserve"> de la cadena de </w:t>
            </w:r>
            <w:r w:rsidR="00415D49" w:rsidRPr="00EA4D5F">
              <w:t xml:space="preserve">elaboración. </w:t>
            </w:r>
          </w:p>
        </w:tc>
        <w:tc>
          <w:tcPr>
            <w:tcW w:w="4954" w:type="dxa"/>
            <w:shd w:val="clear" w:color="auto" w:fill="auto"/>
            <w:tcMar>
              <w:top w:w="100" w:type="dxa"/>
              <w:left w:w="100" w:type="dxa"/>
              <w:bottom w:w="100" w:type="dxa"/>
              <w:right w:w="100" w:type="dxa"/>
            </w:tcMar>
          </w:tcPr>
          <w:p w14:paraId="00000354" w14:textId="77777777" w:rsidR="00BA5412" w:rsidRPr="001179E1" w:rsidRDefault="00000000">
            <w:pPr>
              <w:widowControl w:val="0"/>
              <w:spacing w:line="240" w:lineRule="auto"/>
            </w:pPr>
            <w:sdt>
              <w:sdtPr>
                <w:tag w:val="goog_rdk_71"/>
                <w:id w:val="1511334175"/>
              </w:sdtPr>
              <w:sdtContent>
                <w:commentRangeStart w:id="92"/>
              </w:sdtContent>
            </w:sdt>
            <w:r w:rsidR="002115D9" w:rsidRPr="002C4840">
              <w:rPr>
                <w:noProof/>
              </w:rPr>
              <w:drawing>
                <wp:inline distT="0" distB="0" distL="0" distR="0" wp14:anchorId="02D87A15" wp14:editId="45D01839">
                  <wp:extent cx="962025" cy="962025"/>
                  <wp:effectExtent l="0" t="0" r="0" b="0"/>
                  <wp:docPr id="19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6"/>
                          <a:srcRect/>
                          <a:stretch>
                            <a:fillRect/>
                          </a:stretch>
                        </pic:blipFill>
                        <pic:spPr>
                          <a:xfrm>
                            <a:off x="0" y="0"/>
                            <a:ext cx="962025" cy="962025"/>
                          </a:xfrm>
                          <a:prstGeom prst="rect">
                            <a:avLst/>
                          </a:prstGeom>
                          <a:ln/>
                        </pic:spPr>
                      </pic:pic>
                    </a:graphicData>
                  </a:graphic>
                </wp:inline>
              </w:drawing>
            </w:r>
            <w:commentRangeEnd w:id="92"/>
            <w:r w:rsidR="002115D9" w:rsidRPr="002C4840">
              <w:commentReference w:id="92"/>
            </w:r>
          </w:p>
          <w:p w14:paraId="00000355" w14:textId="77777777" w:rsidR="00BA5412" w:rsidRPr="001179E1" w:rsidRDefault="002115D9">
            <w:pPr>
              <w:widowControl w:val="0"/>
              <w:spacing w:line="240" w:lineRule="auto"/>
            </w:pPr>
            <w:r w:rsidRPr="001179E1">
              <w:rPr>
                <w:b/>
              </w:rPr>
              <w:t>imagen 2:</w:t>
            </w:r>
            <w:r w:rsidRPr="001B7C41">
              <w:t xml:space="preserve"> </w:t>
            </w:r>
            <w:r w:rsidRPr="001179E1">
              <w:t>635700_i52</w:t>
            </w:r>
          </w:p>
        </w:tc>
      </w:tr>
      <w:tr w:rsidR="00EA4D5F" w:rsidRPr="00EA4D5F" w14:paraId="2CD49ED1" w14:textId="77777777">
        <w:trPr>
          <w:trHeight w:val="420"/>
        </w:trPr>
        <w:tc>
          <w:tcPr>
            <w:tcW w:w="8458" w:type="dxa"/>
            <w:gridSpan w:val="2"/>
            <w:shd w:val="clear" w:color="auto" w:fill="auto"/>
            <w:tcMar>
              <w:top w:w="100" w:type="dxa"/>
              <w:left w:w="100" w:type="dxa"/>
              <w:bottom w:w="100" w:type="dxa"/>
              <w:right w:w="100" w:type="dxa"/>
            </w:tcMar>
          </w:tcPr>
          <w:p w14:paraId="00000356" w14:textId="77777777" w:rsidR="00BA5412" w:rsidRPr="00EA4D5F" w:rsidRDefault="002115D9">
            <w:pPr>
              <w:widowControl w:val="0"/>
              <w:spacing w:line="240" w:lineRule="auto"/>
              <w:rPr>
                <w:b/>
              </w:rPr>
            </w:pPr>
            <w:r w:rsidRPr="00EA4D5F">
              <w:rPr>
                <w:b/>
              </w:rPr>
              <w:t xml:space="preserve">Verdadero </w:t>
            </w:r>
            <w:r w:rsidRPr="00EA4D5F">
              <w:rPr>
                <w:b/>
                <w:highlight w:val="green"/>
              </w:rPr>
              <w:t>(correcto)</w:t>
            </w:r>
          </w:p>
        </w:tc>
        <w:tc>
          <w:tcPr>
            <w:tcW w:w="4954" w:type="dxa"/>
            <w:shd w:val="clear" w:color="auto" w:fill="auto"/>
            <w:tcMar>
              <w:top w:w="100" w:type="dxa"/>
              <w:left w:w="100" w:type="dxa"/>
              <w:bottom w:w="100" w:type="dxa"/>
              <w:right w:w="100" w:type="dxa"/>
            </w:tcMar>
          </w:tcPr>
          <w:p w14:paraId="00000358" w14:textId="77777777" w:rsidR="00BA5412" w:rsidRPr="00EA4D5F" w:rsidRDefault="002115D9">
            <w:pPr>
              <w:widowControl w:val="0"/>
              <w:spacing w:line="240" w:lineRule="auto"/>
              <w:rPr>
                <w:b/>
              </w:rPr>
            </w:pPr>
            <w:r w:rsidRPr="00EA4D5F">
              <w:rPr>
                <w:b/>
              </w:rPr>
              <w:t xml:space="preserve">Falso </w:t>
            </w:r>
          </w:p>
        </w:tc>
      </w:tr>
      <w:tr w:rsidR="00EA4D5F" w:rsidRPr="00EA4D5F" w14:paraId="4445612F" w14:textId="77777777">
        <w:trPr>
          <w:trHeight w:val="420"/>
        </w:trPr>
        <w:tc>
          <w:tcPr>
            <w:tcW w:w="13412" w:type="dxa"/>
            <w:gridSpan w:val="3"/>
            <w:shd w:val="clear" w:color="auto" w:fill="auto"/>
            <w:tcMar>
              <w:top w:w="100" w:type="dxa"/>
              <w:left w:w="100" w:type="dxa"/>
              <w:bottom w:w="100" w:type="dxa"/>
              <w:right w:w="100" w:type="dxa"/>
            </w:tcMar>
          </w:tcPr>
          <w:p w14:paraId="446BAF90" w14:textId="77777777" w:rsidR="00BA5412" w:rsidRPr="001B7C41" w:rsidRDefault="00000000">
            <w:pPr>
              <w:widowControl w:val="0"/>
              <w:spacing w:line="240" w:lineRule="auto"/>
              <w:rPr>
                <w:b/>
              </w:rPr>
            </w:pPr>
            <w:sdt>
              <w:sdtPr>
                <w:tag w:val="goog_rdk_72"/>
                <w:id w:val="-407231252"/>
              </w:sdtPr>
              <w:sdtContent>
                <w:commentRangeStart w:id="93"/>
              </w:sdtContent>
            </w:sdt>
            <w:r w:rsidR="002115D9" w:rsidRPr="001B7C41">
              <w:rPr>
                <w:b/>
              </w:rPr>
              <w:t>Retroalimentación</w:t>
            </w:r>
            <w:commentRangeEnd w:id="93"/>
            <w:r w:rsidR="002115D9" w:rsidRPr="001179E1">
              <w:commentReference w:id="93"/>
            </w:r>
            <w:r w:rsidR="002115D9" w:rsidRPr="001B7C41">
              <w:rPr>
                <w:b/>
              </w:rPr>
              <w:t xml:space="preserve"> </w:t>
            </w:r>
          </w:p>
          <w:p w14:paraId="723AF47C" w14:textId="77777777" w:rsidR="00FB3A12" w:rsidRPr="001B7C41" w:rsidRDefault="00FB3A12" w:rsidP="00FB3A12">
            <w:pPr>
              <w:widowControl w:val="0"/>
              <w:pBdr>
                <w:top w:val="nil"/>
                <w:left w:val="nil"/>
                <w:bottom w:val="nil"/>
                <w:right w:val="nil"/>
                <w:between w:val="nil"/>
              </w:pBdr>
              <w:spacing w:line="240" w:lineRule="auto"/>
            </w:pPr>
            <w:r w:rsidRPr="001B7C41">
              <w:t>Respuesta correcta</w:t>
            </w:r>
          </w:p>
          <w:p w14:paraId="5AC23CB2" w14:textId="77777777" w:rsidR="00FB3A12" w:rsidRPr="001B7C41" w:rsidRDefault="00FB3A12" w:rsidP="00FB3A12">
            <w:pPr>
              <w:widowControl w:val="0"/>
              <w:pBdr>
                <w:top w:val="nil"/>
                <w:left w:val="nil"/>
                <w:bottom w:val="nil"/>
                <w:right w:val="nil"/>
                <w:between w:val="nil"/>
              </w:pBdr>
              <w:spacing w:line="240" w:lineRule="auto"/>
            </w:pPr>
            <w:r w:rsidRPr="001B7C41">
              <w:t xml:space="preserve">¡Excelente! Has seleccionado la respuesta correcta. </w:t>
            </w:r>
          </w:p>
          <w:p w14:paraId="689F580C" w14:textId="77777777" w:rsidR="00FB3A12" w:rsidRPr="001B7C41" w:rsidRDefault="00FB3A12" w:rsidP="00FB3A12">
            <w:pPr>
              <w:widowControl w:val="0"/>
              <w:pBdr>
                <w:top w:val="nil"/>
                <w:left w:val="nil"/>
                <w:bottom w:val="nil"/>
                <w:right w:val="nil"/>
                <w:between w:val="nil"/>
              </w:pBdr>
              <w:spacing w:line="240" w:lineRule="auto"/>
            </w:pPr>
          </w:p>
          <w:p w14:paraId="4401A6F7" w14:textId="77777777" w:rsidR="00FB3A12" w:rsidRPr="001B7C41" w:rsidRDefault="00FB3A12" w:rsidP="00FB3A12">
            <w:pPr>
              <w:widowControl w:val="0"/>
              <w:pBdr>
                <w:top w:val="nil"/>
                <w:left w:val="nil"/>
                <w:bottom w:val="nil"/>
                <w:right w:val="nil"/>
                <w:between w:val="nil"/>
              </w:pBdr>
              <w:spacing w:line="240" w:lineRule="auto"/>
            </w:pPr>
            <w:r w:rsidRPr="001B7C41">
              <w:lastRenderedPageBreak/>
              <w:t>Respuesta incorrecta</w:t>
            </w:r>
          </w:p>
          <w:p w14:paraId="00000359" w14:textId="0E6F2D12" w:rsidR="00FB3A12" w:rsidRPr="001179E1" w:rsidRDefault="00FB3A12" w:rsidP="00FB3A12">
            <w:pPr>
              <w:widowControl w:val="0"/>
              <w:spacing w:line="240" w:lineRule="auto"/>
              <w:rPr>
                <w:b/>
              </w:rPr>
            </w:pPr>
            <w:r w:rsidRPr="001B7C41">
              <w:t>¡Inténtelo de nuevo! Lo invitamos a retomar el estudio de los saberes desarrollados en este componente formativo.</w:t>
            </w:r>
          </w:p>
        </w:tc>
      </w:tr>
      <w:tr w:rsidR="00EA4D5F" w:rsidRPr="00EA4D5F" w14:paraId="3C3A4BD8" w14:textId="77777777">
        <w:trPr>
          <w:trHeight w:val="420"/>
        </w:trPr>
        <w:tc>
          <w:tcPr>
            <w:tcW w:w="8458" w:type="dxa"/>
            <w:gridSpan w:val="2"/>
            <w:shd w:val="clear" w:color="auto" w:fill="auto"/>
            <w:tcMar>
              <w:top w:w="100" w:type="dxa"/>
              <w:left w:w="100" w:type="dxa"/>
              <w:bottom w:w="100" w:type="dxa"/>
              <w:right w:w="100" w:type="dxa"/>
            </w:tcMar>
          </w:tcPr>
          <w:p w14:paraId="0000035C" w14:textId="7886A7E2" w:rsidR="00BA5412" w:rsidRPr="00EA4D5F" w:rsidRDefault="002115D9">
            <w:pPr>
              <w:widowControl w:val="0"/>
              <w:spacing w:line="240" w:lineRule="auto"/>
            </w:pPr>
            <w:r w:rsidRPr="00EA4D5F">
              <w:lastRenderedPageBreak/>
              <w:t>2. Norma técnica colombiana para la producción de panela</w:t>
            </w:r>
            <w:r w:rsidR="00134B1E" w:rsidRPr="00EA4D5F">
              <w:t>:</w:t>
            </w:r>
            <w:r w:rsidRPr="00EA4D5F">
              <w:t xml:space="preserve"> NTC 1315</w:t>
            </w:r>
          </w:p>
        </w:tc>
        <w:tc>
          <w:tcPr>
            <w:tcW w:w="4954" w:type="dxa"/>
            <w:shd w:val="clear" w:color="auto" w:fill="auto"/>
            <w:tcMar>
              <w:top w:w="100" w:type="dxa"/>
              <w:left w:w="100" w:type="dxa"/>
              <w:bottom w:w="100" w:type="dxa"/>
              <w:right w:w="100" w:type="dxa"/>
            </w:tcMar>
          </w:tcPr>
          <w:p w14:paraId="0000035E" w14:textId="77777777" w:rsidR="00BA5412" w:rsidRPr="001179E1" w:rsidRDefault="00000000">
            <w:pPr>
              <w:widowControl w:val="0"/>
              <w:spacing w:line="240" w:lineRule="auto"/>
            </w:pPr>
            <w:sdt>
              <w:sdtPr>
                <w:tag w:val="goog_rdk_73"/>
                <w:id w:val="1767583143"/>
              </w:sdtPr>
              <w:sdtContent>
                <w:commentRangeStart w:id="94"/>
              </w:sdtContent>
            </w:sdt>
            <w:r w:rsidR="002115D9" w:rsidRPr="002C4840">
              <w:rPr>
                <w:noProof/>
              </w:rPr>
              <w:drawing>
                <wp:inline distT="0" distB="0" distL="0" distR="0" wp14:anchorId="5B3E1D12" wp14:editId="78EE2EA0">
                  <wp:extent cx="923925" cy="923925"/>
                  <wp:effectExtent l="0" t="0" r="0" b="0"/>
                  <wp:docPr id="20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923925" cy="923925"/>
                          </a:xfrm>
                          <a:prstGeom prst="rect">
                            <a:avLst/>
                          </a:prstGeom>
                          <a:ln/>
                        </pic:spPr>
                      </pic:pic>
                    </a:graphicData>
                  </a:graphic>
                </wp:inline>
              </w:drawing>
            </w:r>
            <w:commentRangeEnd w:id="94"/>
            <w:r w:rsidR="002115D9" w:rsidRPr="002C4840">
              <w:commentReference w:id="94"/>
            </w:r>
          </w:p>
          <w:p w14:paraId="0000035F" w14:textId="77777777" w:rsidR="00BA5412" w:rsidRPr="002C4840" w:rsidRDefault="002115D9">
            <w:pPr>
              <w:widowControl w:val="0"/>
              <w:spacing w:line="240" w:lineRule="auto"/>
            </w:pPr>
            <w:r w:rsidRPr="001179E1">
              <w:rPr>
                <w:b/>
              </w:rPr>
              <w:t xml:space="preserve">Imagen 3: </w:t>
            </w:r>
            <w:r w:rsidRPr="002C4840">
              <w:t>635700_i53</w:t>
            </w:r>
          </w:p>
        </w:tc>
      </w:tr>
      <w:tr w:rsidR="00EA4D5F" w:rsidRPr="00EA4D5F" w14:paraId="237C71C4" w14:textId="77777777">
        <w:trPr>
          <w:trHeight w:val="420"/>
        </w:trPr>
        <w:tc>
          <w:tcPr>
            <w:tcW w:w="8458" w:type="dxa"/>
            <w:gridSpan w:val="2"/>
            <w:shd w:val="clear" w:color="auto" w:fill="auto"/>
            <w:tcMar>
              <w:top w:w="100" w:type="dxa"/>
              <w:left w:w="100" w:type="dxa"/>
              <w:bottom w:w="100" w:type="dxa"/>
              <w:right w:w="100" w:type="dxa"/>
            </w:tcMar>
          </w:tcPr>
          <w:p w14:paraId="00000360" w14:textId="77777777" w:rsidR="00BA5412" w:rsidRPr="00EA4D5F" w:rsidRDefault="002115D9">
            <w:pPr>
              <w:widowControl w:val="0"/>
              <w:spacing w:line="240" w:lineRule="auto"/>
              <w:rPr>
                <w:b/>
              </w:rPr>
            </w:pPr>
            <w:r w:rsidRPr="00EA4D5F">
              <w:rPr>
                <w:b/>
              </w:rPr>
              <w:t>Verdadero</w:t>
            </w:r>
          </w:p>
        </w:tc>
        <w:tc>
          <w:tcPr>
            <w:tcW w:w="4954" w:type="dxa"/>
            <w:shd w:val="clear" w:color="auto" w:fill="auto"/>
            <w:tcMar>
              <w:top w:w="100" w:type="dxa"/>
              <w:left w:w="100" w:type="dxa"/>
              <w:bottom w:w="100" w:type="dxa"/>
              <w:right w:w="100" w:type="dxa"/>
            </w:tcMar>
          </w:tcPr>
          <w:p w14:paraId="00000362" w14:textId="77777777" w:rsidR="00BA5412" w:rsidRPr="00EA4D5F" w:rsidRDefault="002115D9">
            <w:pPr>
              <w:widowControl w:val="0"/>
              <w:spacing w:line="240" w:lineRule="auto"/>
              <w:rPr>
                <w:b/>
              </w:rPr>
            </w:pPr>
            <w:r w:rsidRPr="00EA4D5F">
              <w:rPr>
                <w:b/>
              </w:rPr>
              <w:t xml:space="preserve">Falso </w:t>
            </w:r>
            <w:r w:rsidRPr="00EA4D5F">
              <w:rPr>
                <w:b/>
                <w:highlight w:val="green"/>
              </w:rPr>
              <w:t>(correcto)</w:t>
            </w:r>
          </w:p>
        </w:tc>
      </w:tr>
      <w:tr w:rsidR="00EA4D5F" w:rsidRPr="00EA4D5F" w14:paraId="3BD71DC2" w14:textId="77777777">
        <w:trPr>
          <w:trHeight w:val="420"/>
        </w:trPr>
        <w:tc>
          <w:tcPr>
            <w:tcW w:w="13412" w:type="dxa"/>
            <w:gridSpan w:val="3"/>
            <w:shd w:val="clear" w:color="auto" w:fill="auto"/>
            <w:tcMar>
              <w:top w:w="100" w:type="dxa"/>
              <w:left w:w="100" w:type="dxa"/>
              <w:bottom w:w="100" w:type="dxa"/>
              <w:right w:w="100" w:type="dxa"/>
            </w:tcMar>
          </w:tcPr>
          <w:p w14:paraId="4C231476" w14:textId="77777777" w:rsidR="00BA5412" w:rsidRPr="001B7C41" w:rsidRDefault="00000000">
            <w:pPr>
              <w:widowControl w:val="0"/>
              <w:spacing w:line="240" w:lineRule="auto"/>
              <w:rPr>
                <w:b/>
              </w:rPr>
            </w:pPr>
            <w:sdt>
              <w:sdtPr>
                <w:tag w:val="goog_rdk_74"/>
                <w:id w:val="-263615885"/>
              </w:sdtPr>
              <w:sdtContent>
                <w:commentRangeStart w:id="95"/>
              </w:sdtContent>
            </w:sdt>
            <w:r w:rsidR="002115D9" w:rsidRPr="001B7C41">
              <w:rPr>
                <w:b/>
              </w:rPr>
              <w:t>Retroalimentación</w:t>
            </w:r>
            <w:commentRangeEnd w:id="95"/>
            <w:r w:rsidR="002115D9" w:rsidRPr="001179E1">
              <w:commentReference w:id="95"/>
            </w:r>
          </w:p>
          <w:p w14:paraId="78D4D924" w14:textId="77777777" w:rsidR="00FB3A12" w:rsidRPr="001B7C41" w:rsidRDefault="00FB3A12" w:rsidP="00FB3A12">
            <w:pPr>
              <w:widowControl w:val="0"/>
              <w:pBdr>
                <w:top w:val="nil"/>
                <w:left w:val="nil"/>
                <w:bottom w:val="nil"/>
                <w:right w:val="nil"/>
                <w:between w:val="nil"/>
              </w:pBdr>
              <w:spacing w:line="240" w:lineRule="auto"/>
            </w:pPr>
            <w:r w:rsidRPr="001B7C41">
              <w:t>Respuesta correcta</w:t>
            </w:r>
          </w:p>
          <w:p w14:paraId="189B37F6" w14:textId="77777777" w:rsidR="00FB3A12" w:rsidRPr="001B7C41" w:rsidRDefault="00FB3A12" w:rsidP="00FB3A12">
            <w:pPr>
              <w:widowControl w:val="0"/>
              <w:pBdr>
                <w:top w:val="nil"/>
                <w:left w:val="nil"/>
                <w:bottom w:val="nil"/>
                <w:right w:val="nil"/>
                <w:between w:val="nil"/>
              </w:pBdr>
              <w:spacing w:line="240" w:lineRule="auto"/>
            </w:pPr>
            <w:r w:rsidRPr="001B7C41">
              <w:t xml:space="preserve">¡Excelente! Has seleccionado la respuesta correcta. </w:t>
            </w:r>
          </w:p>
          <w:p w14:paraId="15BE91D7" w14:textId="77777777" w:rsidR="00FB3A12" w:rsidRPr="001B7C41" w:rsidRDefault="00FB3A12" w:rsidP="00FB3A12">
            <w:pPr>
              <w:widowControl w:val="0"/>
              <w:pBdr>
                <w:top w:val="nil"/>
                <w:left w:val="nil"/>
                <w:bottom w:val="nil"/>
                <w:right w:val="nil"/>
                <w:between w:val="nil"/>
              </w:pBdr>
              <w:spacing w:line="240" w:lineRule="auto"/>
            </w:pPr>
          </w:p>
          <w:p w14:paraId="4AEDA4CB" w14:textId="77777777" w:rsidR="00FB3A12" w:rsidRPr="001B7C41" w:rsidRDefault="00FB3A12" w:rsidP="00FB3A12">
            <w:pPr>
              <w:widowControl w:val="0"/>
              <w:pBdr>
                <w:top w:val="nil"/>
                <w:left w:val="nil"/>
                <w:bottom w:val="nil"/>
                <w:right w:val="nil"/>
                <w:between w:val="nil"/>
              </w:pBdr>
              <w:spacing w:line="240" w:lineRule="auto"/>
            </w:pPr>
            <w:r w:rsidRPr="001B7C41">
              <w:t>Respuesta incorrecta</w:t>
            </w:r>
          </w:p>
          <w:p w14:paraId="00000363" w14:textId="19D7E8B9" w:rsidR="00FB3A12" w:rsidRPr="001179E1" w:rsidRDefault="00FB3A12" w:rsidP="00FB3A12">
            <w:pPr>
              <w:widowControl w:val="0"/>
              <w:spacing w:line="240" w:lineRule="auto"/>
              <w:rPr>
                <w:b/>
              </w:rPr>
            </w:pPr>
            <w:r w:rsidRPr="001B7C41">
              <w:t>¡Inténtelo de nuevo! Lo invitamos a retomar el estudio de los saberes desarrollados en este componente formativo.</w:t>
            </w:r>
          </w:p>
        </w:tc>
      </w:tr>
      <w:tr w:rsidR="00EA4D5F" w:rsidRPr="00EA4D5F" w14:paraId="0CFF4AFA" w14:textId="77777777">
        <w:trPr>
          <w:trHeight w:val="420"/>
        </w:trPr>
        <w:tc>
          <w:tcPr>
            <w:tcW w:w="8458" w:type="dxa"/>
            <w:gridSpan w:val="2"/>
            <w:shd w:val="clear" w:color="auto" w:fill="auto"/>
            <w:tcMar>
              <w:top w:w="100" w:type="dxa"/>
              <w:left w:w="100" w:type="dxa"/>
              <w:bottom w:w="100" w:type="dxa"/>
              <w:right w:w="100" w:type="dxa"/>
            </w:tcMar>
          </w:tcPr>
          <w:p w14:paraId="00000366" w14:textId="0474680D" w:rsidR="00BA5412" w:rsidRPr="001B7C41" w:rsidRDefault="002115D9">
            <w:pPr>
              <w:widowControl w:val="0"/>
              <w:spacing w:line="240" w:lineRule="auto"/>
            </w:pPr>
            <w:r w:rsidRPr="00EA4D5F">
              <w:t xml:space="preserve">3. Resolución 3460 de 2008 del Ministerio de Protección Social, por el cual se establece </w:t>
            </w:r>
            <w:r w:rsidR="005D5951" w:rsidRPr="00EA4D5F">
              <w:t>la forma</w:t>
            </w:r>
            <w:r w:rsidRPr="00EA4D5F">
              <w:t xml:space="preserve"> para la inscripción de los trapiches paneleros y las centrales de acopio de mieles vírgenes </w:t>
            </w:r>
            <w:r w:rsidR="005D5951" w:rsidRPr="00EA4D5F">
              <w:t>originarias</w:t>
            </w:r>
            <w:r w:rsidRPr="00EA4D5F">
              <w:t xml:space="preserve"> de </w:t>
            </w:r>
            <w:r w:rsidR="00E05C20" w:rsidRPr="00EA4D5F">
              <w:t xml:space="preserve">este. </w:t>
            </w:r>
          </w:p>
        </w:tc>
        <w:tc>
          <w:tcPr>
            <w:tcW w:w="4954" w:type="dxa"/>
            <w:shd w:val="clear" w:color="auto" w:fill="auto"/>
            <w:tcMar>
              <w:top w:w="100" w:type="dxa"/>
              <w:left w:w="100" w:type="dxa"/>
              <w:bottom w:w="100" w:type="dxa"/>
              <w:right w:w="100" w:type="dxa"/>
            </w:tcMar>
          </w:tcPr>
          <w:p w14:paraId="00000368" w14:textId="77777777" w:rsidR="00BA5412" w:rsidRPr="001179E1" w:rsidRDefault="00000000">
            <w:pPr>
              <w:widowControl w:val="0"/>
              <w:spacing w:line="240" w:lineRule="auto"/>
            </w:pPr>
            <w:sdt>
              <w:sdtPr>
                <w:tag w:val="goog_rdk_75"/>
                <w:id w:val="-1925560699"/>
              </w:sdtPr>
              <w:sdtContent>
                <w:commentRangeStart w:id="96"/>
              </w:sdtContent>
            </w:sdt>
            <w:r w:rsidR="002115D9" w:rsidRPr="002C4840">
              <w:rPr>
                <w:noProof/>
              </w:rPr>
              <w:drawing>
                <wp:inline distT="0" distB="0" distL="0" distR="0" wp14:anchorId="647FB053" wp14:editId="119C5844">
                  <wp:extent cx="952500" cy="952500"/>
                  <wp:effectExtent l="0" t="0" r="0" b="0"/>
                  <wp:docPr id="20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8"/>
                          <a:srcRect/>
                          <a:stretch>
                            <a:fillRect/>
                          </a:stretch>
                        </pic:blipFill>
                        <pic:spPr>
                          <a:xfrm>
                            <a:off x="0" y="0"/>
                            <a:ext cx="952500" cy="952500"/>
                          </a:xfrm>
                          <a:prstGeom prst="rect">
                            <a:avLst/>
                          </a:prstGeom>
                          <a:ln/>
                        </pic:spPr>
                      </pic:pic>
                    </a:graphicData>
                  </a:graphic>
                </wp:inline>
              </w:drawing>
            </w:r>
            <w:commentRangeEnd w:id="96"/>
            <w:r w:rsidR="002115D9" w:rsidRPr="002C4840">
              <w:commentReference w:id="96"/>
            </w:r>
          </w:p>
          <w:p w14:paraId="00000369" w14:textId="77777777" w:rsidR="00BA5412" w:rsidRPr="002C4840" w:rsidRDefault="002115D9">
            <w:pPr>
              <w:widowControl w:val="0"/>
              <w:spacing w:line="240" w:lineRule="auto"/>
            </w:pPr>
            <w:r w:rsidRPr="001179E1">
              <w:rPr>
                <w:b/>
              </w:rPr>
              <w:t xml:space="preserve">Imagen 4: </w:t>
            </w:r>
            <w:r w:rsidRPr="002C4840">
              <w:t>635700_i54</w:t>
            </w:r>
          </w:p>
        </w:tc>
      </w:tr>
      <w:tr w:rsidR="00EA4D5F" w:rsidRPr="00EA4D5F" w14:paraId="38EC233A" w14:textId="77777777">
        <w:trPr>
          <w:trHeight w:val="420"/>
        </w:trPr>
        <w:tc>
          <w:tcPr>
            <w:tcW w:w="8458" w:type="dxa"/>
            <w:gridSpan w:val="2"/>
            <w:shd w:val="clear" w:color="auto" w:fill="auto"/>
            <w:tcMar>
              <w:top w:w="100" w:type="dxa"/>
              <w:left w:w="100" w:type="dxa"/>
              <w:bottom w:w="100" w:type="dxa"/>
              <w:right w:w="100" w:type="dxa"/>
            </w:tcMar>
          </w:tcPr>
          <w:p w14:paraId="0000036A" w14:textId="77777777" w:rsidR="00BA5412" w:rsidRPr="00EA4D5F" w:rsidRDefault="002115D9">
            <w:pPr>
              <w:widowControl w:val="0"/>
              <w:spacing w:line="240" w:lineRule="auto"/>
              <w:rPr>
                <w:b/>
              </w:rPr>
            </w:pPr>
            <w:r w:rsidRPr="00EA4D5F">
              <w:rPr>
                <w:b/>
              </w:rPr>
              <w:t>Verdadero</w:t>
            </w:r>
          </w:p>
        </w:tc>
        <w:tc>
          <w:tcPr>
            <w:tcW w:w="4954" w:type="dxa"/>
            <w:shd w:val="clear" w:color="auto" w:fill="auto"/>
            <w:tcMar>
              <w:top w:w="100" w:type="dxa"/>
              <w:left w:w="100" w:type="dxa"/>
              <w:bottom w:w="100" w:type="dxa"/>
              <w:right w:w="100" w:type="dxa"/>
            </w:tcMar>
          </w:tcPr>
          <w:p w14:paraId="0000036C" w14:textId="77777777" w:rsidR="00BA5412" w:rsidRPr="00EA4D5F" w:rsidRDefault="002115D9">
            <w:pPr>
              <w:widowControl w:val="0"/>
              <w:spacing w:line="240" w:lineRule="auto"/>
              <w:rPr>
                <w:b/>
              </w:rPr>
            </w:pPr>
            <w:r w:rsidRPr="00EA4D5F">
              <w:rPr>
                <w:b/>
              </w:rPr>
              <w:t xml:space="preserve">Falso </w:t>
            </w:r>
            <w:r w:rsidRPr="00EA4D5F">
              <w:rPr>
                <w:b/>
                <w:highlight w:val="green"/>
              </w:rPr>
              <w:t>(correcto)</w:t>
            </w:r>
          </w:p>
        </w:tc>
      </w:tr>
      <w:tr w:rsidR="00EA4D5F" w:rsidRPr="00EA4D5F" w14:paraId="4DBE5BA8" w14:textId="77777777">
        <w:trPr>
          <w:trHeight w:val="420"/>
        </w:trPr>
        <w:tc>
          <w:tcPr>
            <w:tcW w:w="13412" w:type="dxa"/>
            <w:gridSpan w:val="3"/>
            <w:shd w:val="clear" w:color="auto" w:fill="auto"/>
            <w:tcMar>
              <w:top w:w="100" w:type="dxa"/>
              <w:left w:w="100" w:type="dxa"/>
              <w:bottom w:w="100" w:type="dxa"/>
              <w:right w:w="100" w:type="dxa"/>
            </w:tcMar>
          </w:tcPr>
          <w:p w14:paraId="113D78A1" w14:textId="77777777" w:rsidR="00BA5412" w:rsidRPr="001B7C41" w:rsidRDefault="00000000">
            <w:pPr>
              <w:widowControl w:val="0"/>
              <w:spacing w:line="240" w:lineRule="auto"/>
              <w:rPr>
                <w:b/>
              </w:rPr>
            </w:pPr>
            <w:sdt>
              <w:sdtPr>
                <w:tag w:val="goog_rdk_76"/>
                <w:id w:val="-1407219143"/>
              </w:sdtPr>
              <w:sdtContent>
                <w:commentRangeStart w:id="97"/>
              </w:sdtContent>
            </w:sdt>
            <w:r w:rsidR="002115D9" w:rsidRPr="001B7C41">
              <w:rPr>
                <w:b/>
              </w:rPr>
              <w:t>Retroalimentación</w:t>
            </w:r>
            <w:commentRangeEnd w:id="97"/>
            <w:r w:rsidR="002115D9" w:rsidRPr="001179E1">
              <w:commentReference w:id="97"/>
            </w:r>
            <w:r w:rsidR="002115D9" w:rsidRPr="001B7C41">
              <w:rPr>
                <w:b/>
              </w:rPr>
              <w:t xml:space="preserve"> </w:t>
            </w:r>
          </w:p>
          <w:p w14:paraId="7E4963CB" w14:textId="77777777" w:rsidR="00FB3A12" w:rsidRPr="001B7C41" w:rsidRDefault="00FB3A12" w:rsidP="00FB3A12">
            <w:pPr>
              <w:widowControl w:val="0"/>
              <w:pBdr>
                <w:top w:val="nil"/>
                <w:left w:val="nil"/>
                <w:bottom w:val="nil"/>
                <w:right w:val="nil"/>
                <w:between w:val="nil"/>
              </w:pBdr>
              <w:spacing w:line="240" w:lineRule="auto"/>
            </w:pPr>
            <w:r w:rsidRPr="001B7C41">
              <w:t>Respuesta correcta</w:t>
            </w:r>
          </w:p>
          <w:p w14:paraId="6086627F" w14:textId="02E08B06" w:rsidR="00FB3A12" w:rsidRPr="001B7C41" w:rsidRDefault="00FB3A12" w:rsidP="00FB3A12">
            <w:pPr>
              <w:widowControl w:val="0"/>
              <w:pBdr>
                <w:top w:val="nil"/>
                <w:left w:val="nil"/>
                <w:bottom w:val="nil"/>
                <w:right w:val="nil"/>
                <w:between w:val="nil"/>
              </w:pBdr>
              <w:spacing w:line="240" w:lineRule="auto"/>
            </w:pPr>
            <w:r w:rsidRPr="001B7C41">
              <w:lastRenderedPageBreak/>
              <w:t xml:space="preserve">¡Excelente! Has seleccionado la respuesta correcta. </w:t>
            </w:r>
          </w:p>
          <w:p w14:paraId="7B422012" w14:textId="77777777" w:rsidR="00FB3A12" w:rsidRPr="001B7C41" w:rsidRDefault="00FB3A12" w:rsidP="00FB3A12">
            <w:pPr>
              <w:widowControl w:val="0"/>
              <w:pBdr>
                <w:top w:val="nil"/>
                <w:left w:val="nil"/>
                <w:bottom w:val="nil"/>
                <w:right w:val="nil"/>
                <w:between w:val="nil"/>
              </w:pBdr>
              <w:spacing w:line="240" w:lineRule="auto"/>
            </w:pPr>
          </w:p>
          <w:p w14:paraId="1E7D96CD" w14:textId="77777777" w:rsidR="00FB3A12" w:rsidRPr="001B7C41" w:rsidRDefault="00FB3A12" w:rsidP="00FB3A12">
            <w:pPr>
              <w:widowControl w:val="0"/>
              <w:pBdr>
                <w:top w:val="nil"/>
                <w:left w:val="nil"/>
                <w:bottom w:val="nil"/>
                <w:right w:val="nil"/>
                <w:between w:val="nil"/>
              </w:pBdr>
              <w:spacing w:line="240" w:lineRule="auto"/>
            </w:pPr>
            <w:r w:rsidRPr="001B7C41">
              <w:t>Respuesta incorrecta</w:t>
            </w:r>
          </w:p>
          <w:p w14:paraId="0000036D" w14:textId="50DA4DD1" w:rsidR="00FB3A12" w:rsidRPr="001179E1" w:rsidRDefault="00FB3A12" w:rsidP="00FB3A12">
            <w:pPr>
              <w:widowControl w:val="0"/>
              <w:spacing w:line="240" w:lineRule="auto"/>
              <w:rPr>
                <w:b/>
              </w:rPr>
            </w:pPr>
            <w:r w:rsidRPr="001B7C41">
              <w:t>¡Inténtelo de nuevo! Lo invitamos a retomar el estudio de los saberes desarrollados en este componente formativo.</w:t>
            </w:r>
          </w:p>
        </w:tc>
      </w:tr>
      <w:tr w:rsidR="00EA4D5F" w:rsidRPr="00EA4D5F" w14:paraId="3324B95D" w14:textId="77777777">
        <w:trPr>
          <w:trHeight w:val="420"/>
        </w:trPr>
        <w:tc>
          <w:tcPr>
            <w:tcW w:w="8458" w:type="dxa"/>
            <w:gridSpan w:val="2"/>
            <w:shd w:val="clear" w:color="auto" w:fill="auto"/>
            <w:tcMar>
              <w:top w:w="100" w:type="dxa"/>
              <w:left w:w="100" w:type="dxa"/>
              <w:bottom w:w="100" w:type="dxa"/>
              <w:right w:w="100" w:type="dxa"/>
            </w:tcMar>
          </w:tcPr>
          <w:p w14:paraId="00000370" w14:textId="445B391B" w:rsidR="00BA5412" w:rsidRPr="00EA4D5F" w:rsidRDefault="002115D9">
            <w:pPr>
              <w:widowControl w:val="0"/>
              <w:spacing w:line="240" w:lineRule="auto"/>
            </w:pPr>
            <w:r w:rsidRPr="00EA4D5F">
              <w:lastRenderedPageBreak/>
              <w:t xml:space="preserve">4. El Instituto Nacional de Vigilancia de Medicamentos y Alimentos, Invima, en coordinación con las Direcciones Territoriales de Salud, ejercen las funciones de inspección, </w:t>
            </w:r>
            <w:r w:rsidR="005D5951" w:rsidRPr="00EA4D5F">
              <w:t>cautela</w:t>
            </w:r>
            <w:r w:rsidRPr="00EA4D5F">
              <w:t xml:space="preserve"> y control conforme a lo dispuesto en la Ley 715 de 2001, para lo cual podrán aplicar las medidas de seguridad e </w:t>
            </w:r>
            <w:r w:rsidR="005D5951" w:rsidRPr="00EA4D5F">
              <w:t>imputar</w:t>
            </w:r>
            <w:r w:rsidRPr="00EA4D5F">
              <w:t xml:space="preserve"> las sanciones correspondientes.</w:t>
            </w:r>
          </w:p>
        </w:tc>
        <w:tc>
          <w:tcPr>
            <w:tcW w:w="4954" w:type="dxa"/>
            <w:shd w:val="clear" w:color="auto" w:fill="auto"/>
            <w:tcMar>
              <w:top w:w="100" w:type="dxa"/>
              <w:left w:w="100" w:type="dxa"/>
              <w:bottom w:w="100" w:type="dxa"/>
              <w:right w:w="100" w:type="dxa"/>
            </w:tcMar>
          </w:tcPr>
          <w:p w14:paraId="00000372" w14:textId="77777777" w:rsidR="00BA5412" w:rsidRPr="001179E1" w:rsidRDefault="00000000">
            <w:pPr>
              <w:widowControl w:val="0"/>
              <w:spacing w:line="240" w:lineRule="auto"/>
            </w:pPr>
            <w:sdt>
              <w:sdtPr>
                <w:tag w:val="goog_rdk_77"/>
                <w:id w:val="899558991"/>
              </w:sdtPr>
              <w:sdtContent>
                <w:commentRangeStart w:id="98"/>
              </w:sdtContent>
            </w:sdt>
            <w:r w:rsidR="002115D9" w:rsidRPr="002C4840">
              <w:rPr>
                <w:noProof/>
              </w:rPr>
              <w:drawing>
                <wp:inline distT="0" distB="0" distL="0" distR="0" wp14:anchorId="35F2E2B3" wp14:editId="41EFB722">
                  <wp:extent cx="914400" cy="914400"/>
                  <wp:effectExtent l="0" t="0" r="0" b="0"/>
                  <wp:docPr id="20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9"/>
                          <a:srcRect/>
                          <a:stretch>
                            <a:fillRect/>
                          </a:stretch>
                        </pic:blipFill>
                        <pic:spPr>
                          <a:xfrm>
                            <a:off x="0" y="0"/>
                            <a:ext cx="914400" cy="914400"/>
                          </a:xfrm>
                          <a:prstGeom prst="rect">
                            <a:avLst/>
                          </a:prstGeom>
                          <a:ln/>
                        </pic:spPr>
                      </pic:pic>
                    </a:graphicData>
                  </a:graphic>
                </wp:inline>
              </w:drawing>
            </w:r>
            <w:commentRangeEnd w:id="98"/>
            <w:r w:rsidR="002115D9" w:rsidRPr="002C4840">
              <w:commentReference w:id="98"/>
            </w:r>
          </w:p>
          <w:p w14:paraId="00000373" w14:textId="77777777" w:rsidR="00BA5412" w:rsidRPr="002C4840" w:rsidRDefault="002115D9">
            <w:pPr>
              <w:widowControl w:val="0"/>
              <w:spacing w:line="240" w:lineRule="auto"/>
            </w:pPr>
            <w:r w:rsidRPr="001179E1">
              <w:rPr>
                <w:b/>
              </w:rPr>
              <w:t xml:space="preserve">Imagen 5: </w:t>
            </w:r>
            <w:r w:rsidRPr="002C4840">
              <w:t>635700_i55</w:t>
            </w:r>
          </w:p>
        </w:tc>
      </w:tr>
      <w:tr w:rsidR="00EA4D5F" w:rsidRPr="00EA4D5F" w14:paraId="22E80632" w14:textId="77777777">
        <w:trPr>
          <w:trHeight w:val="420"/>
        </w:trPr>
        <w:tc>
          <w:tcPr>
            <w:tcW w:w="8458" w:type="dxa"/>
            <w:gridSpan w:val="2"/>
            <w:shd w:val="clear" w:color="auto" w:fill="auto"/>
            <w:tcMar>
              <w:top w:w="100" w:type="dxa"/>
              <w:left w:w="100" w:type="dxa"/>
              <w:bottom w:w="100" w:type="dxa"/>
              <w:right w:w="100" w:type="dxa"/>
            </w:tcMar>
          </w:tcPr>
          <w:p w14:paraId="00000374" w14:textId="77777777" w:rsidR="00BA5412" w:rsidRPr="00EA4D5F" w:rsidRDefault="002115D9">
            <w:pPr>
              <w:widowControl w:val="0"/>
              <w:spacing w:line="240" w:lineRule="auto"/>
              <w:rPr>
                <w:b/>
              </w:rPr>
            </w:pPr>
            <w:r w:rsidRPr="00EA4D5F">
              <w:rPr>
                <w:b/>
              </w:rPr>
              <w:t xml:space="preserve">Verdadero </w:t>
            </w:r>
            <w:r w:rsidRPr="00EA4D5F">
              <w:rPr>
                <w:b/>
                <w:highlight w:val="green"/>
              </w:rPr>
              <w:t>(correcto)</w:t>
            </w:r>
          </w:p>
        </w:tc>
        <w:tc>
          <w:tcPr>
            <w:tcW w:w="4954" w:type="dxa"/>
            <w:shd w:val="clear" w:color="auto" w:fill="auto"/>
            <w:tcMar>
              <w:top w:w="100" w:type="dxa"/>
              <w:left w:w="100" w:type="dxa"/>
              <w:bottom w:w="100" w:type="dxa"/>
              <w:right w:w="100" w:type="dxa"/>
            </w:tcMar>
          </w:tcPr>
          <w:p w14:paraId="00000376" w14:textId="77777777" w:rsidR="00BA5412" w:rsidRPr="00EA4D5F" w:rsidRDefault="002115D9">
            <w:pPr>
              <w:widowControl w:val="0"/>
              <w:spacing w:line="240" w:lineRule="auto"/>
              <w:rPr>
                <w:b/>
              </w:rPr>
            </w:pPr>
            <w:r w:rsidRPr="00EA4D5F">
              <w:rPr>
                <w:b/>
              </w:rPr>
              <w:t xml:space="preserve">Falso </w:t>
            </w:r>
          </w:p>
        </w:tc>
      </w:tr>
      <w:tr w:rsidR="00EA4D5F" w:rsidRPr="00EA4D5F" w14:paraId="38A28798" w14:textId="77777777">
        <w:trPr>
          <w:trHeight w:val="420"/>
        </w:trPr>
        <w:tc>
          <w:tcPr>
            <w:tcW w:w="13412" w:type="dxa"/>
            <w:gridSpan w:val="3"/>
            <w:shd w:val="clear" w:color="auto" w:fill="auto"/>
            <w:tcMar>
              <w:top w:w="100" w:type="dxa"/>
              <w:left w:w="100" w:type="dxa"/>
              <w:bottom w:w="100" w:type="dxa"/>
              <w:right w:w="100" w:type="dxa"/>
            </w:tcMar>
          </w:tcPr>
          <w:p w14:paraId="3899C75B" w14:textId="77777777" w:rsidR="00BA5412" w:rsidRPr="001B7C41" w:rsidRDefault="00000000">
            <w:pPr>
              <w:widowControl w:val="0"/>
              <w:spacing w:line="240" w:lineRule="auto"/>
              <w:rPr>
                <w:b/>
              </w:rPr>
            </w:pPr>
            <w:sdt>
              <w:sdtPr>
                <w:tag w:val="goog_rdk_78"/>
                <w:id w:val="1954824254"/>
              </w:sdtPr>
              <w:sdtContent>
                <w:commentRangeStart w:id="99"/>
              </w:sdtContent>
            </w:sdt>
            <w:r w:rsidR="002115D9" w:rsidRPr="001B7C41">
              <w:rPr>
                <w:b/>
              </w:rPr>
              <w:t>Retroalimentación</w:t>
            </w:r>
            <w:commentRangeEnd w:id="99"/>
            <w:r w:rsidR="002115D9" w:rsidRPr="001179E1">
              <w:commentReference w:id="99"/>
            </w:r>
          </w:p>
          <w:p w14:paraId="7E81C2CD" w14:textId="77777777" w:rsidR="00FB3A12" w:rsidRPr="001B7C41" w:rsidRDefault="00FB3A12" w:rsidP="00FB3A12">
            <w:pPr>
              <w:widowControl w:val="0"/>
              <w:pBdr>
                <w:top w:val="nil"/>
                <w:left w:val="nil"/>
                <w:bottom w:val="nil"/>
                <w:right w:val="nil"/>
                <w:between w:val="nil"/>
              </w:pBdr>
              <w:spacing w:line="240" w:lineRule="auto"/>
            </w:pPr>
            <w:r w:rsidRPr="001B7C41">
              <w:t>Respuesta correcta</w:t>
            </w:r>
          </w:p>
          <w:p w14:paraId="531B1D05" w14:textId="3949AA29" w:rsidR="00FB3A12" w:rsidRPr="001B7C41" w:rsidRDefault="00FB3A12" w:rsidP="00FB3A12">
            <w:pPr>
              <w:widowControl w:val="0"/>
              <w:pBdr>
                <w:top w:val="nil"/>
                <w:left w:val="nil"/>
                <w:bottom w:val="nil"/>
                <w:right w:val="nil"/>
                <w:between w:val="nil"/>
              </w:pBdr>
              <w:spacing w:line="240" w:lineRule="auto"/>
            </w:pPr>
            <w:r w:rsidRPr="001B7C41">
              <w:t xml:space="preserve">¡Excelente! Has seleccionado la respuesta correcta. </w:t>
            </w:r>
          </w:p>
          <w:p w14:paraId="5A11C7B3" w14:textId="77777777" w:rsidR="00FB3A12" w:rsidRPr="001B7C41" w:rsidRDefault="00FB3A12" w:rsidP="00FB3A12">
            <w:pPr>
              <w:widowControl w:val="0"/>
              <w:pBdr>
                <w:top w:val="nil"/>
                <w:left w:val="nil"/>
                <w:bottom w:val="nil"/>
                <w:right w:val="nil"/>
                <w:between w:val="nil"/>
              </w:pBdr>
              <w:spacing w:line="240" w:lineRule="auto"/>
            </w:pPr>
          </w:p>
          <w:p w14:paraId="52352E0B" w14:textId="77777777" w:rsidR="00FB3A12" w:rsidRPr="001B7C41" w:rsidRDefault="00FB3A12" w:rsidP="00FB3A12">
            <w:pPr>
              <w:widowControl w:val="0"/>
              <w:pBdr>
                <w:top w:val="nil"/>
                <w:left w:val="nil"/>
                <w:bottom w:val="nil"/>
                <w:right w:val="nil"/>
                <w:between w:val="nil"/>
              </w:pBdr>
              <w:spacing w:line="240" w:lineRule="auto"/>
            </w:pPr>
            <w:r w:rsidRPr="001B7C41">
              <w:t>Respuesta incorrecta</w:t>
            </w:r>
          </w:p>
          <w:p w14:paraId="00000377" w14:textId="614FD8FE" w:rsidR="00FB3A12" w:rsidRPr="001179E1" w:rsidRDefault="00FB3A12" w:rsidP="00FB3A12">
            <w:pPr>
              <w:widowControl w:val="0"/>
              <w:spacing w:line="240" w:lineRule="auto"/>
              <w:rPr>
                <w:b/>
              </w:rPr>
            </w:pPr>
            <w:r w:rsidRPr="001B7C41">
              <w:t>¡Inténtelo de nuevo! Lo invitamos a retomar el estudio de los saberes desarrollados en este componente formativo.</w:t>
            </w:r>
          </w:p>
        </w:tc>
      </w:tr>
    </w:tbl>
    <w:p w14:paraId="0000037A" w14:textId="77777777" w:rsidR="00BA5412" w:rsidRPr="00EA4D5F" w:rsidRDefault="00BA5412"/>
    <w:p w14:paraId="0000037B" w14:textId="7B4059C4" w:rsidR="00BA5412" w:rsidRPr="00EA4D5F" w:rsidRDefault="00607C4C">
      <w:pPr>
        <w:rPr>
          <w:b/>
        </w:rPr>
      </w:pPr>
      <w:r w:rsidRPr="00EA4D5F">
        <w:rPr>
          <w:b/>
        </w:rPr>
        <w:t>Material complementario</w:t>
      </w:r>
    </w:p>
    <w:tbl>
      <w:tblPr>
        <w:tblStyle w:val="af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2"/>
        <w:gridCol w:w="2636"/>
        <w:gridCol w:w="3993"/>
        <w:gridCol w:w="5081"/>
      </w:tblGrid>
      <w:tr w:rsidR="00EA4D5F" w:rsidRPr="00EA4D5F" w14:paraId="4E3894AE" w14:textId="77777777">
        <w:trPr>
          <w:trHeight w:val="580"/>
        </w:trPr>
        <w:tc>
          <w:tcPr>
            <w:tcW w:w="1702" w:type="dxa"/>
            <w:shd w:val="clear" w:color="auto" w:fill="CFE2F3"/>
            <w:tcMar>
              <w:top w:w="100" w:type="dxa"/>
              <w:left w:w="100" w:type="dxa"/>
              <w:bottom w:w="100" w:type="dxa"/>
              <w:right w:w="100" w:type="dxa"/>
            </w:tcMar>
          </w:tcPr>
          <w:p w14:paraId="0000037C" w14:textId="77777777" w:rsidR="00BA5412" w:rsidRPr="00EA4D5F" w:rsidRDefault="002115D9">
            <w:pPr>
              <w:widowControl w:val="0"/>
              <w:pBdr>
                <w:top w:val="nil"/>
                <w:left w:val="nil"/>
                <w:bottom w:val="nil"/>
                <w:right w:val="nil"/>
                <w:between w:val="nil"/>
              </w:pBdr>
              <w:spacing w:line="240" w:lineRule="auto"/>
            </w:pPr>
            <w:r w:rsidRPr="00EA4D5F">
              <w:t>Tipo de recurso</w:t>
            </w:r>
          </w:p>
        </w:tc>
        <w:tc>
          <w:tcPr>
            <w:tcW w:w="11710" w:type="dxa"/>
            <w:gridSpan w:val="3"/>
            <w:shd w:val="clear" w:color="auto" w:fill="CFE2F3"/>
            <w:tcMar>
              <w:top w:w="100" w:type="dxa"/>
              <w:left w:w="100" w:type="dxa"/>
              <w:bottom w:w="100" w:type="dxa"/>
              <w:right w:w="100" w:type="dxa"/>
            </w:tcMar>
          </w:tcPr>
          <w:p w14:paraId="0000037D" w14:textId="77777777" w:rsidR="00BA5412" w:rsidRPr="00EA4D5F" w:rsidRDefault="002115D9">
            <w:pPr>
              <w:pStyle w:val="Ttulo"/>
              <w:widowControl w:val="0"/>
              <w:spacing w:line="240" w:lineRule="auto"/>
              <w:jc w:val="center"/>
              <w:rPr>
                <w:sz w:val="22"/>
                <w:szCs w:val="22"/>
              </w:rPr>
            </w:pPr>
            <w:bookmarkStart w:id="100" w:name="_heading=h.2xcytpi" w:colFirst="0" w:colLast="0"/>
            <w:bookmarkEnd w:id="100"/>
            <w:r w:rsidRPr="00EA4D5F">
              <w:rPr>
                <w:sz w:val="22"/>
                <w:szCs w:val="22"/>
              </w:rPr>
              <w:t>Material complementario</w:t>
            </w:r>
          </w:p>
        </w:tc>
      </w:tr>
      <w:tr w:rsidR="00EA4D5F" w:rsidRPr="00EA4D5F" w14:paraId="6BACB578" w14:textId="77777777">
        <w:tc>
          <w:tcPr>
            <w:tcW w:w="1702" w:type="dxa"/>
            <w:shd w:val="clear" w:color="auto" w:fill="auto"/>
            <w:tcMar>
              <w:top w:w="100" w:type="dxa"/>
              <w:left w:w="100" w:type="dxa"/>
              <w:bottom w:w="100" w:type="dxa"/>
              <w:right w:w="100" w:type="dxa"/>
            </w:tcMar>
          </w:tcPr>
          <w:p w14:paraId="00000380" w14:textId="77777777" w:rsidR="00BA5412" w:rsidRPr="00EA4D5F" w:rsidRDefault="002115D9">
            <w:pPr>
              <w:widowControl w:val="0"/>
              <w:pBdr>
                <w:top w:val="nil"/>
                <w:left w:val="nil"/>
                <w:bottom w:val="nil"/>
                <w:right w:val="nil"/>
                <w:between w:val="nil"/>
              </w:pBdr>
              <w:spacing w:line="240" w:lineRule="auto"/>
              <w:jc w:val="center"/>
            </w:pPr>
            <w:r w:rsidRPr="00EA4D5F">
              <w:t>Tema</w:t>
            </w:r>
          </w:p>
        </w:tc>
        <w:tc>
          <w:tcPr>
            <w:tcW w:w="2636" w:type="dxa"/>
            <w:shd w:val="clear" w:color="auto" w:fill="auto"/>
            <w:tcMar>
              <w:top w:w="100" w:type="dxa"/>
              <w:left w:w="100" w:type="dxa"/>
              <w:bottom w:w="100" w:type="dxa"/>
              <w:right w:w="100" w:type="dxa"/>
            </w:tcMar>
          </w:tcPr>
          <w:p w14:paraId="00000381" w14:textId="77777777" w:rsidR="00BA5412" w:rsidRPr="00EA4D5F" w:rsidRDefault="002115D9">
            <w:pPr>
              <w:widowControl w:val="0"/>
              <w:pBdr>
                <w:top w:val="nil"/>
                <w:left w:val="nil"/>
                <w:bottom w:val="nil"/>
                <w:right w:val="nil"/>
                <w:between w:val="nil"/>
              </w:pBdr>
              <w:spacing w:line="240" w:lineRule="auto"/>
              <w:jc w:val="center"/>
            </w:pPr>
            <w:r w:rsidRPr="00EA4D5F">
              <w:t>Referencia APA del material</w:t>
            </w:r>
          </w:p>
        </w:tc>
        <w:tc>
          <w:tcPr>
            <w:tcW w:w="3993" w:type="dxa"/>
            <w:shd w:val="clear" w:color="auto" w:fill="auto"/>
            <w:tcMar>
              <w:top w:w="100" w:type="dxa"/>
              <w:left w:w="100" w:type="dxa"/>
              <w:bottom w:w="100" w:type="dxa"/>
              <w:right w:w="100" w:type="dxa"/>
            </w:tcMar>
          </w:tcPr>
          <w:p w14:paraId="00000382" w14:textId="77777777" w:rsidR="00BA5412" w:rsidRPr="00EA4D5F" w:rsidRDefault="002115D9">
            <w:pPr>
              <w:widowControl w:val="0"/>
              <w:pBdr>
                <w:top w:val="nil"/>
                <w:left w:val="nil"/>
                <w:bottom w:val="nil"/>
                <w:right w:val="nil"/>
                <w:between w:val="nil"/>
              </w:pBdr>
              <w:spacing w:line="240" w:lineRule="auto"/>
              <w:jc w:val="center"/>
            </w:pPr>
            <w:r w:rsidRPr="00EA4D5F">
              <w:t>tipo</w:t>
            </w:r>
          </w:p>
        </w:tc>
        <w:tc>
          <w:tcPr>
            <w:tcW w:w="5081" w:type="dxa"/>
            <w:shd w:val="clear" w:color="auto" w:fill="auto"/>
            <w:tcMar>
              <w:top w:w="100" w:type="dxa"/>
              <w:left w:w="100" w:type="dxa"/>
              <w:bottom w:w="100" w:type="dxa"/>
              <w:right w:w="100" w:type="dxa"/>
            </w:tcMar>
          </w:tcPr>
          <w:p w14:paraId="00000383" w14:textId="77777777" w:rsidR="00BA5412" w:rsidRPr="00EA4D5F" w:rsidRDefault="002115D9">
            <w:pPr>
              <w:widowControl w:val="0"/>
              <w:pBdr>
                <w:top w:val="nil"/>
                <w:left w:val="nil"/>
                <w:bottom w:val="nil"/>
                <w:right w:val="nil"/>
                <w:between w:val="nil"/>
              </w:pBdr>
              <w:spacing w:line="240" w:lineRule="auto"/>
              <w:jc w:val="center"/>
            </w:pPr>
            <w:r w:rsidRPr="00EA4D5F">
              <w:t>Enlace</w:t>
            </w:r>
          </w:p>
        </w:tc>
      </w:tr>
      <w:tr w:rsidR="00EA4D5F" w:rsidRPr="00EA4D5F" w14:paraId="5BBAA9C3" w14:textId="77777777">
        <w:tc>
          <w:tcPr>
            <w:tcW w:w="1702" w:type="dxa"/>
            <w:shd w:val="clear" w:color="auto" w:fill="auto"/>
            <w:tcMar>
              <w:top w:w="100" w:type="dxa"/>
              <w:left w:w="100" w:type="dxa"/>
              <w:bottom w:w="100" w:type="dxa"/>
              <w:right w:w="100" w:type="dxa"/>
            </w:tcMar>
          </w:tcPr>
          <w:p w14:paraId="00000384" w14:textId="77777777" w:rsidR="00BA5412" w:rsidRPr="00EA4D5F" w:rsidRDefault="002115D9">
            <w:pPr>
              <w:widowControl w:val="0"/>
              <w:pBdr>
                <w:top w:val="nil"/>
                <w:left w:val="nil"/>
                <w:bottom w:val="nil"/>
                <w:right w:val="nil"/>
                <w:between w:val="nil"/>
              </w:pBdr>
              <w:spacing w:line="240" w:lineRule="auto"/>
            </w:pPr>
            <w:r w:rsidRPr="00EA4D5F">
              <w:t>Trasiego de mieles</w:t>
            </w:r>
          </w:p>
        </w:tc>
        <w:tc>
          <w:tcPr>
            <w:tcW w:w="2636" w:type="dxa"/>
            <w:shd w:val="clear" w:color="auto" w:fill="auto"/>
            <w:tcMar>
              <w:top w:w="100" w:type="dxa"/>
              <w:left w:w="100" w:type="dxa"/>
              <w:bottom w:w="100" w:type="dxa"/>
              <w:right w:w="100" w:type="dxa"/>
            </w:tcMar>
          </w:tcPr>
          <w:p w14:paraId="00000385" w14:textId="4DE1B3AD" w:rsidR="00BA5412" w:rsidRPr="001179E1" w:rsidRDefault="002115D9">
            <w:pPr>
              <w:widowControl w:val="0"/>
              <w:pBdr>
                <w:top w:val="nil"/>
                <w:left w:val="nil"/>
                <w:bottom w:val="nil"/>
                <w:right w:val="nil"/>
                <w:between w:val="nil"/>
              </w:pBdr>
              <w:spacing w:line="240" w:lineRule="auto"/>
            </w:pPr>
            <w:r w:rsidRPr="001B7C41">
              <w:rPr>
                <w:highlight w:val="white"/>
              </w:rPr>
              <w:t xml:space="preserve">Naranjo, J. (2013). </w:t>
            </w:r>
            <w:r w:rsidRPr="001B7C41">
              <w:rPr>
                <w:i/>
                <w:highlight w:val="white"/>
              </w:rPr>
              <w:t xml:space="preserve">Estudio de </w:t>
            </w:r>
            <w:r w:rsidRPr="001B7C41">
              <w:rPr>
                <w:i/>
                <w:highlight w:val="white"/>
              </w:rPr>
              <w:lastRenderedPageBreak/>
              <w:t>prefactibilidad para el establecimiento de una planta móvil para panela granulada en el cantón San Miguel, Provincia Bolívar</w:t>
            </w:r>
            <w:r w:rsidR="00686A71" w:rsidRPr="001B7C41">
              <w:rPr>
                <w:highlight w:val="white"/>
              </w:rPr>
              <w:t xml:space="preserve"> [Proyecto de grado]</w:t>
            </w:r>
            <w:r w:rsidRPr="001B7C41">
              <w:rPr>
                <w:highlight w:val="white"/>
              </w:rPr>
              <w:t>.</w:t>
            </w:r>
            <w:r w:rsidR="00686A71" w:rsidRPr="001B7C41">
              <w:t xml:space="preserve"> Universidad Central del Ecuador.</w:t>
            </w:r>
          </w:p>
        </w:tc>
        <w:tc>
          <w:tcPr>
            <w:tcW w:w="3993" w:type="dxa"/>
            <w:shd w:val="clear" w:color="auto" w:fill="auto"/>
            <w:tcMar>
              <w:top w:w="100" w:type="dxa"/>
              <w:left w:w="100" w:type="dxa"/>
              <w:bottom w:w="100" w:type="dxa"/>
              <w:right w:w="100" w:type="dxa"/>
            </w:tcMar>
          </w:tcPr>
          <w:p w14:paraId="00000386" w14:textId="66B6C6CB" w:rsidR="00BA5412" w:rsidRPr="002C4840" w:rsidRDefault="00686A71">
            <w:pPr>
              <w:widowControl w:val="0"/>
              <w:pBdr>
                <w:top w:val="nil"/>
                <w:left w:val="nil"/>
                <w:bottom w:val="nil"/>
                <w:right w:val="nil"/>
                <w:between w:val="nil"/>
              </w:pBdr>
              <w:spacing w:line="240" w:lineRule="auto"/>
            </w:pPr>
            <w:r w:rsidRPr="002C4840">
              <w:lastRenderedPageBreak/>
              <w:t>Proyecto de grado</w:t>
            </w:r>
          </w:p>
        </w:tc>
        <w:tc>
          <w:tcPr>
            <w:tcW w:w="5081" w:type="dxa"/>
            <w:shd w:val="clear" w:color="auto" w:fill="auto"/>
            <w:tcMar>
              <w:top w:w="100" w:type="dxa"/>
              <w:left w:w="100" w:type="dxa"/>
              <w:bottom w:w="100" w:type="dxa"/>
              <w:right w:w="100" w:type="dxa"/>
            </w:tcMar>
          </w:tcPr>
          <w:p w14:paraId="00000387" w14:textId="77777777" w:rsidR="00BA5412" w:rsidRPr="00EA4D5F" w:rsidRDefault="002115D9">
            <w:pPr>
              <w:widowControl w:val="0"/>
              <w:pBdr>
                <w:top w:val="nil"/>
                <w:left w:val="nil"/>
                <w:bottom w:val="nil"/>
                <w:right w:val="nil"/>
                <w:between w:val="nil"/>
              </w:pBdr>
              <w:spacing w:line="240" w:lineRule="auto"/>
            </w:pPr>
            <w:r w:rsidRPr="00EA4D5F">
              <w:t>http://www.dspace.uce.edu.ec/handle/25000/2035</w:t>
            </w:r>
          </w:p>
        </w:tc>
      </w:tr>
      <w:tr w:rsidR="00EA4D5F" w:rsidRPr="00EA4D5F" w14:paraId="590521F9" w14:textId="77777777">
        <w:tc>
          <w:tcPr>
            <w:tcW w:w="1702" w:type="dxa"/>
            <w:shd w:val="clear" w:color="auto" w:fill="auto"/>
            <w:tcMar>
              <w:top w:w="100" w:type="dxa"/>
              <w:left w:w="100" w:type="dxa"/>
              <w:bottom w:w="100" w:type="dxa"/>
              <w:right w:w="100" w:type="dxa"/>
            </w:tcMar>
          </w:tcPr>
          <w:p w14:paraId="00000393" w14:textId="77777777" w:rsidR="00BA5412" w:rsidRPr="00EA4D5F" w:rsidRDefault="002115D9">
            <w:pPr>
              <w:widowControl w:val="0"/>
              <w:spacing w:line="240" w:lineRule="auto"/>
            </w:pPr>
            <w:r w:rsidRPr="00EA4D5F">
              <w:t>BPM</w:t>
            </w:r>
          </w:p>
        </w:tc>
        <w:tc>
          <w:tcPr>
            <w:tcW w:w="2636" w:type="dxa"/>
            <w:shd w:val="clear" w:color="auto" w:fill="auto"/>
            <w:tcMar>
              <w:top w:w="100" w:type="dxa"/>
              <w:left w:w="100" w:type="dxa"/>
              <w:bottom w:w="100" w:type="dxa"/>
              <w:right w:w="100" w:type="dxa"/>
            </w:tcMar>
          </w:tcPr>
          <w:p w14:paraId="00000394" w14:textId="6AF66188" w:rsidR="00BA5412" w:rsidRPr="001179E1" w:rsidRDefault="002115D9">
            <w:pPr>
              <w:widowControl w:val="0"/>
              <w:spacing w:line="240" w:lineRule="auto"/>
            </w:pPr>
            <w:r w:rsidRPr="001B7C41">
              <w:rPr>
                <w:highlight w:val="white"/>
              </w:rPr>
              <w:t xml:space="preserve">Ramírez, R., </w:t>
            </w:r>
            <w:proofErr w:type="spellStart"/>
            <w:r w:rsidRPr="001B7C41">
              <w:rPr>
                <w:highlight w:val="white"/>
              </w:rPr>
              <w:t>Lucumi</w:t>
            </w:r>
            <w:proofErr w:type="spellEnd"/>
            <w:r w:rsidRPr="001B7C41">
              <w:rPr>
                <w:highlight w:val="white"/>
              </w:rPr>
              <w:t xml:space="preserve">, I. &amp; Carbonero, J. (2020). </w:t>
            </w:r>
            <w:r w:rsidRPr="001B7C41">
              <w:rPr>
                <w:i/>
                <w:highlight w:val="white"/>
              </w:rPr>
              <w:t>Propuesta de mejora en el proceso de panela aplicando BPM (Buenas prácticas de manufactura) en el Trapiche Cabañita</w:t>
            </w:r>
            <w:r w:rsidR="00491CDA" w:rsidRPr="001B7C41">
              <w:rPr>
                <w:highlight w:val="white"/>
              </w:rPr>
              <w:t xml:space="preserve"> [Proyecto de grado]</w:t>
            </w:r>
            <w:r w:rsidRPr="001B7C41">
              <w:rPr>
                <w:highlight w:val="white"/>
              </w:rPr>
              <w:t>.</w:t>
            </w:r>
            <w:r w:rsidR="00491CDA" w:rsidRPr="001B7C41">
              <w:t xml:space="preserve"> Institución Universitaria Antonio José Camacho.</w:t>
            </w:r>
          </w:p>
        </w:tc>
        <w:tc>
          <w:tcPr>
            <w:tcW w:w="3993" w:type="dxa"/>
            <w:shd w:val="clear" w:color="auto" w:fill="auto"/>
            <w:tcMar>
              <w:top w:w="100" w:type="dxa"/>
              <w:left w:w="100" w:type="dxa"/>
              <w:bottom w:w="100" w:type="dxa"/>
              <w:right w:w="100" w:type="dxa"/>
            </w:tcMar>
          </w:tcPr>
          <w:p w14:paraId="00000395" w14:textId="77777777" w:rsidR="00BA5412" w:rsidRPr="002C4840" w:rsidRDefault="002115D9">
            <w:pPr>
              <w:widowControl w:val="0"/>
              <w:spacing w:line="240" w:lineRule="auto"/>
            </w:pPr>
            <w:r w:rsidRPr="001179E1">
              <w:t>Artículo</w:t>
            </w:r>
          </w:p>
        </w:tc>
        <w:tc>
          <w:tcPr>
            <w:tcW w:w="5081" w:type="dxa"/>
            <w:shd w:val="clear" w:color="auto" w:fill="auto"/>
            <w:tcMar>
              <w:top w:w="100" w:type="dxa"/>
              <w:left w:w="100" w:type="dxa"/>
              <w:bottom w:w="100" w:type="dxa"/>
              <w:right w:w="100" w:type="dxa"/>
            </w:tcMar>
          </w:tcPr>
          <w:p w14:paraId="00000396" w14:textId="77777777" w:rsidR="00BA5412" w:rsidRPr="00EA4D5F" w:rsidRDefault="002115D9">
            <w:pPr>
              <w:widowControl w:val="0"/>
              <w:spacing w:line="240" w:lineRule="auto"/>
            </w:pPr>
            <w:r w:rsidRPr="00EA4D5F">
              <w:t>https://repositorio.uniajc.edu.co/handle/uniajc/305</w:t>
            </w:r>
          </w:p>
        </w:tc>
      </w:tr>
    </w:tbl>
    <w:p w14:paraId="00000397" w14:textId="77777777" w:rsidR="00BA5412" w:rsidRPr="00EA4D5F" w:rsidRDefault="00BA5412"/>
    <w:p w14:paraId="00000398" w14:textId="09089ADE" w:rsidR="00BA5412" w:rsidRPr="00EA4D5F" w:rsidRDefault="00686A71">
      <w:pPr>
        <w:rPr>
          <w:b/>
        </w:rPr>
      </w:pPr>
      <w:r w:rsidRPr="00EA4D5F">
        <w:rPr>
          <w:b/>
        </w:rPr>
        <w:t>Glosario</w:t>
      </w:r>
    </w:p>
    <w:tbl>
      <w:tblPr>
        <w:tblStyle w:val="affff1"/>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6"/>
        <w:gridCol w:w="11595"/>
      </w:tblGrid>
      <w:tr w:rsidR="00EA4D5F" w:rsidRPr="00EA4D5F" w14:paraId="34F525B9" w14:textId="77777777">
        <w:trPr>
          <w:trHeight w:val="657"/>
        </w:trPr>
        <w:tc>
          <w:tcPr>
            <w:tcW w:w="1816" w:type="dxa"/>
            <w:shd w:val="clear" w:color="auto" w:fill="C9DAF8"/>
            <w:tcMar>
              <w:top w:w="100" w:type="dxa"/>
              <w:left w:w="100" w:type="dxa"/>
              <w:bottom w:w="100" w:type="dxa"/>
              <w:right w:w="100" w:type="dxa"/>
            </w:tcMar>
          </w:tcPr>
          <w:p w14:paraId="00000399" w14:textId="77777777" w:rsidR="00BA5412" w:rsidRPr="00EA4D5F" w:rsidRDefault="002115D9">
            <w:pPr>
              <w:widowControl w:val="0"/>
              <w:pBdr>
                <w:top w:val="nil"/>
                <w:left w:val="nil"/>
                <w:bottom w:val="nil"/>
                <w:right w:val="nil"/>
                <w:between w:val="nil"/>
              </w:pBdr>
              <w:spacing w:line="240" w:lineRule="auto"/>
              <w:rPr>
                <w:b/>
              </w:rPr>
            </w:pPr>
            <w:r w:rsidRPr="00EA4D5F">
              <w:rPr>
                <w:b/>
              </w:rPr>
              <w:t>Tipo de recurso</w:t>
            </w:r>
          </w:p>
        </w:tc>
        <w:tc>
          <w:tcPr>
            <w:tcW w:w="11596" w:type="dxa"/>
            <w:shd w:val="clear" w:color="auto" w:fill="C9DAF8"/>
            <w:tcMar>
              <w:top w:w="100" w:type="dxa"/>
              <w:left w:w="100" w:type="dxa"/>
              <w:bottom w:w="100" w:type="dxa"/>
              <w:right w:w="100" w:type="dxa"/>
            </w:tcMar>
          </w:tcPr>
          <w:p w14:paraId="0000039A" w14:textId="77777777" w:rsidR="00BA5412" w:rsidRPr="00EA4D5F" w:rsidRDefault="002115D9">
            <w:pPr>
              <w:pStyle w:val="Ttulo"/>
              <w:jc w:val="center"/>
              <w:rPr>
                <w:sz w:val="22"/>
                <w:szCs w:val="22"/>
              </w:rPr>
            </w:pPr>
            <w:bookmarkStart w:id="101" w:name="_heading=h.1ci93xb" w:colFirst="0" w:colLast="0"/>
            <w:bookmarkEnd w:id="101"/>
            <w:r w:rsidRPr="00EA4D5F">
              <w:rPr>
                <w:sz w:val="22"/>
                <w:szCs w:val="22"/>
              </w:rPr>
              <w:t>Glosario</w:t>
            </w:r>
          </w:p>
        </w:tc>
      </w:tr>
      <w:tr w:rsidR="00EA4D5F" w:rsidRPr="00EA4D5F" w14:paraId="3BB502FF" w14:textId="77777777">
        <w:tc>
          <w:tcPr>
            <w:tcW w:w="1816" w:type="dxa"/>
            <w:shd w:val="clear" w:color="auto" w:fill="auto"/>
            <w:tcMar>
              <w:top w:w="100" w:type="dxa"/>
              <w:left w:w="100" w:type="dxa"/>
              <w:bottom w:w="100" w:type="dxa"/>
              <w:right w:w="100" w:type="dxa"/>
            </w:tcMar>
          </w:tcPr>
          <w:p w14:paraId="0000039B" w14:textId="77777777" w:rsidR="00BA5412" w:rsidRPr="00EA4D5F" w:rsidRDefault="002115D9">
            <w:pPr>
              <w:widowControl w:val="0"/>
              <w:pBdr>
                <w:top w:val="nil"/>
                <w:left w:val="nil"/>
                <w:bottom w:val="nil"/>
                <w:right w:val="nil"/>
                <w:between w:val="nil"/>
              </w:pBdr>
              <w:spacing w:line="240" w:lineRule="auto"/>
            </w:pPr>
            <w:r w:rsidRPr="00EA4D5F">
              <w:t>BPM</w:t>
            </w:r>
          </w:p>
        </w:tc>
        <w:tc>
          <w:tcPr>
            <w:tcW w:w="11596" w:type="dxa"/>
            <w:shd w:val="clear" w:color="auto" w:fill="auto"/>
            <w:tcMar>
              <w:top w:w="100" w:type="dxa"/>
              <w:left w:w="100" w:type="dxa"/>
              <w:bottom w:w="100" w:type="dxa"/>
              <w:right w:w="100" w:type="dxa"/>
            </w:tcMar>
          </w:tcPr>
          <w:p w14:paraId="0000039C" w14:textId="2A29DEE3" w:rsidR="00BA5412" w:rsidRPr="00EA4D5F" w:rsidRDefault="003D11C1">
            <w:pPr>
              <w:widowControl w:val="0"/>
              <w:pBdr>
                <w:top w:val="nil"/>
                <w:left w:val="nil"/>
                <w:bottom w:val="nil"/>
                <w:right w:val="nil"/>
                <w:between w:val="nil"/>
              </w:pBdr>
              <w:spacing w:line="240" w:lineRule="auto"/>
            </w:pPr>
            <w:r w:rsidRPr="00EA4D5F">
              <w:t>C</w:t>
            </w:r>
            <w:r w:rsidR="002115D9" w:rsidRPr="00EA4D5F">
              <w:t>onjunto de principios básicos cuyo objetivo es garantizar que los productos se fabriquen en condiciones sanitarias adecuadas y se disminuyan los riesgos inherentes en la producción y distribución.</w:t>
            </w:r>
          </w:p>
        </w:tc>
      </w:tr>
      <w:tr w:rsidR="00EA4D5F" w:rsidRPr="00EA4D5F" w14:paraId="2A40D3D8" w14:textId="77777777">
        <w:tc>
          <w:tcPr>
            <w:tcW w:w="1816" w:type="dxa"/>
            <w:shd w:val="clear" w:color="auto" w:fill="auto"/>
            <w:tcMar>
              <w:top w:w="100" w:type="dxa"/>
              <w:left w:w="100" w:type="dxa"/>
              <w:bottom w:w="100" w:type="dxa"/>
              <w:right w:w="100" w:type="dxa"/>
            </w:tcMar>
          </w:tcPr>
          <w:p w14:paraId="0000039D" w14:textId="77777777" w:rsidR="00BA5412" w:rsidRPr="00EA4D5F" w:rsidRDefault="002115D9">
            <w:pPr>
              <w:widowControl w:val="0"/>
              <w:pBdr>
                <w:top w:val="nil"/>
                <w:left w:val="nil"/>
                <w:bottom w:val="nil"/>
                <w:right w:val="nil"/>
                <w:between w:val="nil"/>
              </w:pBdr>
              <w:spacing w:line="240" w:lineRule="auto"/>
            </w:pPr>
            <w:r w:rsidRPr="00EA4D5F">
              <w:t xml:space="preserve">Brix </w:t>
            </w:r>
          </w:p>
        </w:tc>
        <w:tc>
          <w:tcPr>
            <w:tcW w:w="11596" w:type="dxa"/>
            <w:shd w:val="clear" w:color="auto" w:fill="auto"/>
            <w:tcMar>
              <w:top w:w="100" w:type="dxa"/>
              <w:left w:w="100" w:type="dxa"/>
              <w:bottom w:w="100" w:type="dxa"/>
              <w:right w:w="100" w:type="dxa"/>
            </w:tcMar>
          </w:tcPr>
          <w:p w14:paraId="0000039E" w14:textId="77777777" w:rsidR="00BA5412" w:rsidRPr="00EA4D5F" w:rsidRDefault="002115D9">
            <w:pPr>
              <w:widowControl w:val="0"/>
              <w:pBdr>
                <w:top w:val="nil"/>
                <w:left w:val="nil"/>
                <w:bottom w:val="nil"/>
                <w:right w:val="nil"/>
                <w:between w:val="nil"/>
              </w:pBdr>
              <w:spacing w:line="240" w:lineRule="auto"/>
            </w:pPr>
            <w:r w:rsidRPr="00EA4D5F">
              <w:t xml:space="preserve">Los grados Brix (símbolo </w:t>
            </w:r>
            <w:proofErr w:type="spellStart"/>
            <w:r w:rsidRPr="00EA4D5F">
              <w:t>°Bx</w:t>
            </w:r>
            <w:proofErr w:type="spellEnd"/>
            <w:r w:rsidRPr="00EA4D5F">
              <w:t>) miden el resultado total de sacarosa diluida en un líquido.</w:t>
            </w:r>
          </w:p>
        </w:tc>
      </w:tr>
      <w:tr w:rsidR="00EA4D5F" w:rsidRPr="00EA4D5F" w14:paraId="140BCBD4" w14:textId="77777777">
        <w:tc>
          <w:tcPr>
            <w:tcW w:w="1816" w:type="dxa"/>
            <w:shd w:val="clear" w:color="auto" w:fill="auto"/>
            <w:tcMar>
              <w:top w:w="100" w:type="dxa"/>
              <w:left w:w="100" w:type="dxa"/>
              <w:bottom w:w="100" w:type="dxa"/>
              <w:right w:w="100" w:type="dxa"/>
            </w:tcMar>
          </w:tcPr>
          <w:p w14:paraId="0000039F" w14:textId="77777777" w:rsidR="00BA5412" w:rsidRPr="00EA4D5F" w:rsidRDefault="002115D9">
            <w:pPr>
              <w:widowControl w:val="0"/>
              <w:pBdr>
                <w:top w:val="nil"/>
                <w:left w:val="nil"/>
                <w:bottom w:val="nil"/>
                <w:right w:val="nil"/>
                <w:between w:val="nil"/>
              </w:pBdr>
              <w:spacing w:line="240" w:lineRule="auto"/>
            </w:pPr>
            <w:r w:rsidRPr="00EA4D5F">
              <w:t xml:space="preserve">Decreto </w:t>
            </w:r>
          </w:p>
        </w:tc>
        <w:tc>
          <w:tcPr>
            <w:tcW w:w="11596" w:type="dxa"/>
            <w:shd w:val="clear" w:color="auto" w:fill="auto"/>
            <w:tcMar>
              <w:top w:w="100" w:type="dxa"/>
              <w:left w:w="100" w:type="dxa"/>
              <w:bottom w:w="100" w:type="dxa"/>
              <w:right w:w="100" w:type="dxa"/>
            </w:tcMar>
          </w:tcPr>
          <w:p w14:paraId="000003A0" w14:textId="03EE00BE" w:rsidR="00BA5412" w:rsidRPr="00EA4D5F" w:rsidRDefault="003D11C1">
            <w:pPr>
              <w:widowControl w:val="0"/>
              <w:pBdr>
                <w:top w:val="nil"/>
                <w:left w:val="nil"/>
                <w:bottom w:val="nil"/>
                <w:right w:val="nil"/>
                <w:between w:val="nil"/>
              </w:pBdr>
              <w:spacing w:line="240" w:lineRule="auto"/>
            </w:pPr>
            <w:r w:rsidRPr="00EA4D5F">
              <w:t>Norma jurídica</w:t>
            </w:r>
            <w:r w:rsidR="002115D9" w:rsidRPr="00EA4D5F">
              <w:t xml:space="preserve"> que </w:t>
            </w:r>
            <w:r w:rsidR="00EC6E65" w:rsidRPr="00EA4D5F">
              <w:t xml:space="preserve">se publica para regular o sancionar alguna actividad; tiene rango menor que una Ley. </w:t>
            </w:r>
          </w:p>
        </w:tc>
      </w:tr>
      <w:tr w:rsidR="00EA4D5F" w:rsidRPr="00EA4D5F" w14:paraId="23974CFF" w14:textId="77777777">
        <w:tc>
          <w:tcPr>
            <w:tcW w:w="1816" w:type="dxa"/>
            <w:shd w:val="clear" w:color="auto" w:fill="auto"/>
            <w:tcMar>
              <w:top w:w="100" w:type="dxa"/>
              <w:left w:w="100" w:type="dxa"/>
              <w:bottom w:w="100" w:type="dxa"/>
              <w:right w:w="100" w:type="dxa"/>
            </w:tcMar>
          </w:tcPr>
          <w:p w14:paraId="000003A1" w14:textId="77777777" w:rsidR="00BA5412" w:rsidRPr="00EA4D5F" w:rsidRDefault="002115D9">
            <w:pPr>
              <w:widowControl w:val="0"/>
              <w:pBdr>
                <w:top w:val="nil"/>
                <w:left w:val="nil"/>
                <w:bottom w:val="nil"/>
                <w:right w:val="nil"/>
                <w:between w:val="nil"/>
              </w:pBdr>
              <w:spacing w:line="240" w:lineRule="auto"/>
            </w:pPr>
            <w:r w:rsidRPr="00EA4D5F">
              <w:lastRenderedPageBreak/>
              <w:t>Jugo de caña</w:t>
            </w:r>
          </w:p>
        </w:tc>
        <w:tc>
          <w:tcPr>
            <w:tcW w:w="11596" w:type="dxa"/>
            <w:shd w:val="clear" w:color="auto" w:fill="auto"/>
            <w:tcMar>
              <w:top w:w="100" w:type="dxa"/>
              <w:left w:w="100" w:type="dxa"/>
              <w:bottom w:w="100" w:type="dxa"/>
              <w:right w:w="100" w:type="dxa"/>
            </w:tcMar>
          </w:tcPr>
          <w:p w14:paraId="000003A2" w14:textId="5C9F2E12" w:rsidR="00BA5412" w:rsidRPr="00EA4D5F" w:rsidRDefault="002115D9">
            <w:pPr>
              <w:widowControl w:val="0"/>
              <w:pBdr>
                <w:top w:val="nil"/>
                <w:left w:val="nil"/>
                <w:bottom w:val="nil"/>
                <w:right w:val="nil"/>
                <w:between w:val="nil"/>
              </w:pBdr>
              <w:spacing w:line="240" w:lineRule="auto"/>
            </w:pPr>
            <w:r w:rsidRPr="00EA4D5F">
              <w:t xml:space="preserve">Solución compuesta por materiales de todos los tamaños, desde partículas gruesas como tierra, partículas de bagazo, ceras hasta coloides </w:t>
            </w:r>
            <w:proofErr w:type="gramStart"/>
            <w:r w:rsidR="00686A71" w:rsidRPr="00EA4D5F">
              <w:t>e</w:t>
            </w:r>
            <w:proofErr w:type="gramEnd"/>
            <w:r w:rsidR="00686A71" w:rsidRPr="00EA4D5F">
              <w:t xml:space="preserve"> </w:t>
            </w:r>
            <w:r w:rsidRPr="00EA4D5F">
              <w:t xml:space="preserve">iones que pasan a un filtro decantador por gravedad, para </w:t>
            </w:r>
            <w:r w:rsidR="00686A71" w:rsidRPr="00EA4D5F">
              <w:t xml:space="preserve">la </w:t>
            </w:r>
            <w:r w:rsidRPr="00EA4D5F">
              <w:t>eliminación de materiales extraños e impurezas por los procesos unitarios de sedimentación y flotación.</w:t>
            </w:r>
          </w:p>
        </w:tc>
      </w:tr>
      <w:tr w:rsidR="00EA4D5F" w:rsidRPr="00EA4D5F" w14:paraId="7E71A953" w14:textId="77777777">
        <w:tc>
          <w:tcPr>
            <w:tcW w:w="1816" w:type="dxa"/>
            <w:shd w:val="clear" w:color="auto" w:fill="auto"/>
            <w:tcMar>
              <w:top w:w="100" w:type="dxa"/>
              <w:left w:w="100" w:type="dxa"/>
              <w:bottom w:w="100" w:type="dxa"/>
              <w:right w:w="100" w:type="dxa"/>
            </w:tcMar>
          </w:tcPr>
          <w:p w14:paraId="000003A3" w14:textId="77777777" w:rsidR="00BA5412" w:rsidRPr="00EA4D5F" w:rsidRDefault="002115D9">
            <w:pPr>
              <w:widowControl w:val="0"/>
              <w:spacing w:line="240" w:lineRule="auto"/>
            </w:pPr>
            <w:r w:rsidRPr="00EA4D5F">
              <w:t>Miel hidrolizada</w:t>
            </w:r>
          </w:p>
        </w:tc>
        <w:tc>
          <w:tcPr>
            <w:tcW w:w="11596" w:type="dxa"/>
            <w:shd w:val="clear" w:color="auto" w:fill="auto"/>
            <w:tcMar>
              <w:top w:w="100" w:type="dxa"/>
              <w:left w:w="100" w:type="dxa"/>
              <w:bottom w:w="100" w:type="dxa"/>
              <w:right w:w="100" w:type="dxa"/>
            </w:tcMar>
          </w:tcPr>
          <w:p w14:paraId="000003A4" w14:textId="61B75974" w:rsidR="00BA5412" w:rsidRPr="00EA4D5F" w:rsidRDefault="002115D9">
            <w:pPr>
              <w:widowControl w:val="0"/>
              <w:spacing w:line="240" w:lineRule="auto"/>
            </w:pPr>
            <w:r w:rsidRPr="00EA4D5F">
              <w:t>Producto natural, de humedad intermedia, denso y viscoso, intermedio en la elaboración de panela, específicamente en la concentración del jugo clarificado de la caña del que no se ha extraído todavía ninguna forma de azúcar. Mediante el tratamiento químico o biológico de esta miel se puede evitar su cristalización, dando lugar a la llamada miel "invertida" que se hidroliza o enriquece con fructosa y glucosa.</w:t>
            </w:r>
          </w:p>
        </w:tc>
      </w:tr>
      <w:tr w:rsidR="00EA4D5F" w:rsidRPr="00EA4D5F" w14:paraId="6979DB6C" w14:textId="77777777">
        <w:tc>
          <w:tcPr>
            <w:tcW w:w="1816" w:type="dxa"/>
            <w:shd w:val="clear" w:color="auto" w:fill="auto"/>
            <w:tcMar>
              <w:top w:w="100" w:type="dxa"/>
              <w:left w:w="100" w:type="dxa"/>
              <w:bottom w:w="100" w:type="dxa"/>
              <w:right w:w="100" w:type="dxa"/>
            </w:tcMar>
          </w:tcPr>
          <w:p w14:paraId="000003A5" w14:textId="51EFAD14" w:rsidR="00BA5412" w:rsidRPr="00EA4D5F" w:rsidRDefault="00686A71">
            <w:pPr>
              <w:widowControl w:val="0"/>
              <w:spacing w:line="240" w:lineRule="auto"/>
            </w:pPr>
            <w:r w:rsidRPr="00EA4D5F">
              <w:t>O</w:t>
            </w:r>
            <w:r w:rsidR="002115D9" w:rsidRPr="00EA4D5F">
              <w:t>rganoléptica</w:t>
            </w:r>
          </w:p>
        </w:tc>
        <w:tc>
          <w:tcPr>
            <w:tcW w:w="11596" w:type="dxa"/>
            <w:shd w:val="clear" w:color="auto" w:fill="auto"/>
            <w:tcMar>
              <w:top w:w="100" w:type="dxa"/>
              <w:left w:w="100" w:type="dxa"/>
              <w:bottom w:w="100" w:type="dxa"/>
              <w:right w:w="100" w:type="dxa"/>
            </w:tcMar>
          </w:tcPr>
          <w:p w14:paraId="000003A6" w14:textId="77777777" w:rsidR="00BA5412" w:rsidRPr="00EA4D5F" w:rsidRDefault="002115D9">
            <w:pPr>
              <w:widowControl w:val="0"/>
              <w:spacing w:line="240" w:lineRule="auto"/>
            </w:pPr>
            <w:r w:rsidRPr="00EA4D5F">
              <w:t>Hace referencia a cualquier propiedad de un alimento u otro producto percibida mediante los sentidos, incluidos su sabor, color, olor y textura.</w:t>
            </w:r>
          </w:p>
        </w:tc>
      </w:tr>
      <w:tr w:rsidR="00EA4D5F" w:rsidRPr="00EA4D5F" w14:paraId="02E3AB42" w14:textId="77777777">
        <w:tc>
          <w:tcPr>
            <w:tcW w:w="1816" w:type="dxa"/>
            <w:shd w:val="clear" w:color="auto" w:fill="auto"/>
            <w:tcMar>
              <w:top w:w="100" w:type="dxa"/>
              <w:left w:w="100" w:type="dxa"/>
              <w:bottom w:w="100" w:type="dxa"/>
              <w:right w:w="100" w:type="dxa"/>
            </w:tcMar>
          </w:tcPr>
          <w:p w14:paraId="000003A7" w14:textId="77777777" w:rsidR="00BA5412" w:rsidRPr="00EA4D5F" w:rsidRDefault="002115D9">
            <w:pPr>
              <w:widowControl w:val="0"/>
              <w:spacing w:line="240" w:lineRule="auto"/>
            </w:pPr>
            <w:r w:rsidRPr="00EA4D5F">
              <w:t>Punteo</w:t>
            </w:r>
          </w:p>
        </w:tc>
        <w:tc>
          <w:tcPr>
            <w:tcW w:w="11596" w:type="dxa"/>
            <w:shd w:val="clear" w:color="auto" w:fill="auto"/>
            <w:tcMar>
              <w:top w:w="100" w:type="dxa"/>
              <w:left w:w="100" w:type="dxa"/>
              <w:bottom w:w="100" w:type="dxa"/>
              <w:right w:w="100" w:type="dxa"/>
            </w:tcMar>
          </w:tcPr>
          <w:p w14:paraId="000003A8" w14:textId="30C9A48B" w:rsidR="00BA5412" w:rsidRPr="00EA4D5F" w:rsidRDefault="002115D9">
            <w:pPr>
              <w:widowControl w:val="0"/>
              <w:spacing w:line="240" w:lineRule="auto"/>
            </w:pPr>
            <w:r w:rsidRPr="00EA4D5F">
              <w:rPr>
                <w:highlight w:val="white"/>
              </w:rPr>
              <w:t>Fase final donde las mieles alcanzan temperaturas superiores a los 100</w:t>
            </w:r>
            <w:r w:rsidR="00686A71" w:rsidRPr="00EA4D5F">
              <w:rPr>
                <w:highlight w:val="white"/>
              </w:rPr>
              <w:t xml:space="preserve"> </w:t>
            </w:r>
            <w:r w:rsidRPr="00EA4D5F">
              <w:rPr>
                <w:highlight w:val="white"/>
              </w:rPr>
              <w:t>°C y culmina con el proceso de moldeo donde es necesario contar con un cuarto aislado a los demás procesos, manteniendo al máximo su cuidado con el fin de evitar cualquier contaminación del producto y con ello disminuir su vida útil,  esta área debe estar libre de la presencia de insectos y animales</w:t>
            </w:r>
            <w:r w:rsidR="00686A71" w:rsidRPr="00EA4D5F">
              <w:rPr>
                <w:highlight w:val="white"/>
              </w:rPr>
              <w:t>,</w:t>
            </w:r>
            <w:r w:rsidRPr="00EA4D5F">
              <w:rPr>
                <w:highlight w:val="white"/>
              </w:rPr>
              <w:t xml:space="preserve"> el agua donde se lavan los utensilios debe cambiarse mínimo cada cuatro horas y se le agrega cal para disminuir la fermentación causada por los residuos orgánicos.</w:t>
            </w:r>
          </w:p>
        </w:tc>
      </w:tr>
      <w:tr w:rsidR="00EA4D5F" w:rsidRPr="00EA4D5F" w14:paraId="732DC177" w14:textId="77777777">
        <w:tc>
          <w:tcPr>
            <w:tcW w:w="1816" w:type="dxa"/>
            <w:shd w:val="clear" w:color="auto" w:fill="auto"/>
            <w:tcMar>
              <w:top w:w="100" w:type="dxa"/>
              <w:left w:w="100" w:type="dxa"/>
              <w:bottom w:w="100" w:type="dxa"/>
              <w:right w:w="100" w:type="dxa"/>
            </w:tcMar>
          </w:tcPr>
          <w:p w14:paraId="000003A9" w14:textId="77777777" w:rsidR="00BA5412" w:rsidRPr="00EA4D5F" w:rsidRDefault="002115D9">
            <w:pPr>
              <w:widowControl w:val="0"/>
              <w:spacing w:line="240" w:lineRule="auto"/>
            </w:pPr>
            <w:r w:rsidRPr="00EA4D5F">
              <w:t>Sobresaturación</w:t>
            </w:r>
          </w:p>
        </w:tc>
        <w:tc>
          <w:tcPr>
            <w:tcW w:w="11596" w:type="dxa"/>
            <w:shd w:val="clear" w:color="auto" w:fill="auto"/>
            <w:tcMar>
              <w:top w:w="100" w:type="dxa"/>
              <w:left w:w="100" w:type="dxa"/>
              <w:bottom w:w="100" w:type="dxa"/>
              <w:right w:w="100" w:type="dxa"/>
            </w:tcMar>
          </w:tcPr>
          <w:p w14:paraId="000003AA" w14:textId="77777777" w:rsidR="00BA5412" w:rsidRPr="00EA4D5F" w:rsidRDefault="002115D9">
            <w:pPr>
              <w:widowControl w:val="0"/>
              <w:spacing w:line="240" w:lineRule="auto"/>
            </w:pPr>
            <w:r w:rsidRPr="00EA4D5F">
              <w:t>La reacción ocurre en la superficie con una velocidad finita y el proceso global consta de dos etapas en serie, la difusional y la interfacial, ninguna de las dos etapas ocurre si la disolución no está sobresaturada.</w:t>
            </w:r>
          </w:p>
        </w:tc>
      </w:tr>
      <w:tr w:rsidR="00EA4D5F" w:rsidRPr="00EA4D5F" w14:paraId="3D63DECE" w14:textId="77777777">
        <w:tc>
          <w:tcPr>
            <w:tcW w:w="1816" w:type="dxa"/>
            <w:shd w:val="clear" w:color="auto" w:fill="auto"/>
            <w:tcMar>
              <w:top w:w="100" w:type="dxa"/>
              <w:left w:w="100" w:type="dxa"/>
              <w:bottom w:w="100" w:type="dxa"/>
              <w:right w:w="100" w:type="dxa"/>
            </w:tcMar>
          </w:tcPr>
          <w:p w14:paraId="000003AB" w14:textId="77777777" w:rsidR="00BA5412" w:rsidRPr="001179E1" w:rsidRDefault="002115D9">
            <w:pPr>
              <w:widowControl w:val="0"/>
              <w:spacing w:line="240" w:lineRule="auto"/>
            </w:pPr>
            <w:r w:rsidRPr="00EA4D5F">
              <w:t>Temperatura de almacenamiento</w:t>
            </w:r>
          </w:p>
        </w:tc>
        <w:tc>
          <w:tcPr>
            <w:tcW w:w="11596" w:type="dxa"/>
            <w:shd w:val="clear" w:color="auto" w:fill="auto"/>
            <w:tcMar>
              <w:top w:w="100" w:type="dxa"/>
              <w:left w:w="100" w:type="dxa"/>
              <w:bottom w:w="100" w:type="dxa"/>
              <w:right w:w="100" w:type="dxa"/>
            </w:tcMar>
          </w:tcPr>
          <w:p w14:paraId="000003AC" w14:textId="55DD9E67" w:rsidR="00BA5412" w:rsidRPr="002C4840" w:rsidRDefault="00755168">
            <w:pPr>
              <w:widowControl w:val="0"/>
              <w:spacing w:line="240" w:lineRule="auto"/>
            </w:pPr>
            <w:r w:rsidRPr="00755168">
              <w:t>Temperatura de almacenamiento: magnitud para medir la energía cin</w:t>
            </w:r>
            <w:r>
              <w:t>é</w:t>
            </w:r>
            <w:r w:rsidRPr="00755168">
              <w:t xml:space="preserve">tica a la que se </w:t>
            </w:r>
            <w:del w:id="102" w:author="USER" w:date="2022-12-01T14:25:00Z">
              <w:r w:rsidRPr="00755168" w:rsidDel="00755168">
                <w:delText xml:space="preserve"> </w:delText>
              </w:r>
            </w:del>
            <w:r w:rsidRPr="00755168">
              <w:t>mantiene el almacenamiento de la panela, cuando la temperatura llega a 30C se acelera los cambios de color y dureza de las panelas y favorece el crecimiento de hongos en productos de higroscopicidad alta</w:t>
            </w:r>
            <w:r>
              <w:t>.</w:t>
            </w:r>
          </w:p>
        </w:tc>
      </w:tr>
      <w:tr w:rsidR="00EA4D5F" w:rsidRPr="00EA4D5F" w14:paraId="3B6756E2" w14:textId="77777777">
        <w:tc>
          <w:tcPr>
            <w:tcW w:w="1816" w:type="dxa"/>
            <w:shd w:val="clear" w:color="auto" w:fill="auto"/>
            <w:tcMar>
              <w:top w:w="100" w:type="dxa"/>
              <w:left w:w="100" w:type="dxa"/>
              <w:bottom w:w="100" w:type="dxa"/>
              <w:right w:w="100" w:type="dxa"/>
            </w:tcMar>
          </w:tcPr>
          <w:p w14:paraId="000003AD" w14:textId="42BA23FD" w:rsidR="00BA5412" w:rsidRPr="00EA4D5F" w:rsidRDefault="00D968FF">
            <w:pPr>
              <w:widowControl w:val="0"/>
              <w:spacing w:line="240" w:lineRule="auto"/>
            </w:pPr>
            <w:r w:rsidRPr="00EA4D5F">
              <w:t>T</w:t>
            </w:r>
            <w:r w:rsidR="002115D9" w:rsidRPr="00EA4D5F">
              <w:t>rasiego</w:t>
            </w:r>
          </w:p>
        </w:tc>
        <w:tc>
          <w:tcPr>
            <w:tcW w:w="11596" w:type="dxa"/>
            <w:shd w:val="clear" w:color="auto" w:fill="auto"/>
            <w:tcMar>
              <w:top w:w="100" w:type="dxa"/>
              <w:left w:w="100" w:type="dxa"/>
              <w:bottom w:w="100" w:type="dxa"/>
              <w:right w:w="100" w:type="dxa"/>
            </w:tcMar>
          </w:tcPr>
          <w:p w14:paraId="000003AE" w14:textId="77777777" w:rsidR="00BA5412" w:rsidRPr="00EA4D5F" w:rsidRDefault="002115D9">
            <w:pPr>
              <w:widowControl w:val="0"/>
              <w:spacing w:line="240" w:lineRule="auto"/>
            </w:pPr>
            <w:r w:rsidRPr="00EA4D5F">
              <w:t>Cambio de un líquido de un recipiente a otro.</w:t>
            </w:r>
          </w:p>
        </w:tc>
      </w:tr>
    </w:tbl>
    <w:p w14:paraId="000003AF" w14:textId="77777777" w:rsidR="00BA5412" w:rsidRPr="00EA4D5F" w:rsidRDefault="00BA5412"/>
    <w:p w14:paraId="000003B0" w14:textId="7A03834A" w:rsidR="00BA5412" w:rsidRPr="001179E1" w:rsidRDefault="00B628E4">
      <w:r w:rsidRPr="001B7C41">
        <w:rPr>
          <w:b/>
        </w:rPr>
        <w:t>Referencias bibliográficas</w:t>
      </w:r>
    </w:p>
    <w:tbl>
      <w:tblPr>
        <w:tblStyle w:val="affff2"/>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EA4D5F" w:rsidRPr="00EA4D5F" w14:paraId="067CF1F9" w14:textId="77777777">
        <w:trPr>
          <w:trHeight w:val="657"/>
        </w:trPr>
        <w:tc>
          <w:tcPr>
            <w:tcW w:w="1655" w:type="dxa"/>
            <w:shd w:val="clear" w:color="auto" w:fill="C9DAF8"/>
            <w:tcMar>
              <w:top w:w="100" w:type="dxa"/>
              <w:left w:w="100" w:type="dxa"/>
              <w:bottom w:w="100" w:type="dxa"/>
              <w:right w:w="100" w:type="dxa"/>
            </w:tcMar>
          </w:tcPr>
          <w:p w14:paraId="000003B1" w14:textId="77777777" w:rsidR="00BA5412" w:rsidRPr="002C4840" w:rsidRDefault="002115D9">
            <w:pPr>
              <w:widowControl w:val="0"/>
              <w:spacing w:line="240" w:lineRule="auto"/>
              <w:rPr>
                <w:b/>
              </w:rPr>
            </w:pPr>
            <w:r w:rsidRPr="001179E1">
              <w:rPr>
                <w:b/>
              </w:rPr>
              <w:t>Tipo de recurso</w:t>
            </w:r>
          </w:p>
        </w:tc>
        <w:tc>
          <w:tcPr>
            <w:tcW w:w="11757" w:type="dxa"/>
            <w:shd w:val="clear" w:color="auto" w:fill="C9DAF8"/>
            <w:tcMar>
              <w:top w:w="100" w:type="dxa"/>
              <w:left w:w="100" w:type="dxa"/>
              <w:bottom w:w="100" w:type="dxa"/>
              <w:right w:w="100" w:type="dxa"/>
            </w:tcMar>
          </w:tcPr>
          <w:p w14:paraId="000003B2" w14:textId="77777777" w:rsidR="00BA5412" w:rsidRPr="00EA4D5F" w:rsidRDefault="002115D9">
            <w:pPr>
              <w:pStyle w:val="Ttulo"/>
              <w:jc w:val="center"/>
              <w:rPr>
                <w:sz w:val="22"/>
                <w:szCs w:val="22"/>
              </w:rPr>
            </w:pPr>
            <w:bookmarkStart w:id="103" w:name="_heading=h.3whwml4" w:colFirst="0" w:colLast="0"/>
            <w:bookmarkEnd w:id="103"/>
            <w:r w:rsidRPr="00EA4D5F">
              <w:rPr>
                <w:sz w:val="22"/>
                <w:szCs w:val="22"/>
              </w:rPr>
              <w:t>Bibliografía</w:t>
            </w:r>
          </w:p>
        </w:tc>
      </w:tr>
      <w:tr w:rsidR="00EA4D5F" w:rsidRPr="00EA4D5F" w14:paraId="025B9715" w14:textId="77777777">
        <w:trPr>
          <w:trHeight w:val="420"/>
        </w:trPr>
        <w:tc>
          <w:tcPr>
            <w:tcW w:w="13412" w:type="dxa"/>
            <w:gridSpan w:val="2"/>
            <w:shd w:val="clear" w:color="auto" w:fill="auto"/>
            <w:tcMar>
              <w:top w:w="100" w:type="dxa"/>
              <w:left w:w="100" w:type="dxa"/>
              <w:bottom w:w="100" w:type="dxa"/>
              <w:right w:w="100" w:type="dxa"/>
            </w:tcMar>
          </w:tcPr>
          <w:p w14:paraId="000003B3" w14:textId="73D09AAD" w:rsidR="00BA5412" w:rsidRPr="002C4840" w:rsidRDefault="002115D9">
            <w:pPr>
              <w:widowControl w:val="0"/>
              <w:spacing w:line="240" w:lineRule="auto"/>
            </w:pPr>
            <w:r w:rsidRPr="00EA4D5F">
              <w:rPr>
                <w:highlight w:val="white"/>
              </w:rPr>
              <w:lastRenderedPageBreak/>
              <w:t xml:space="preserve">Bravo, Á. M. (2018). </w:t>
            </w:r>
            <w:r w:rsidRPr="001B7C41">
              <w:rPr>
                <w:i/>
                <w:highlight w:val="white"/>
              </w:rPr>
              <w:t xml:space="preserve">Implementación de buenas prácticas de manufactura (BPM) en la producción de panela en la empresa </w:t>
            </w:r>
            <w:proofErr w:type="spellStart"/>
            <w:r w:rsidRPr="001B7C41">
              <w:rPr>
                <w:i/>
                <w:highlight w:val="white"/>
              </w:rPr>
              <w:t>Mercafé</w:t>
            </w:r>
            <w:proofErr w:type="spellEnd"/>
            <w:r w:rsidR="00B628E4" w:rsidRPr="001179E1">
              <w:rPr>
                <w:i/>
                <w:highlight w:val="white"/>
              </w:rPr>
              <w:t xml:space="preserve"> </w:t>
            </w:r>
            <w:r w:rsidR="00B628E4" w:rsidRPr="001B7C41">
              <w:rPr>
                <w:highlight w:val="white"/>
              </w:rPr>
              <w:t>[Proyecto de grado]</w:t>
            </w:r>
            <w:r w:rsidRPr="001179E1">
              <w:rPr>
                <w:highlight w:val="white"/>
              </w:rPr>
              <w:t>.</w:t>
            </w:r>
            <w:r w:rsidR="00B628E4" w:rsidRPr="001179E1">
              <w:t xml:space="preserve"> Universidad Autónoma de Occidente.</w:t>
            </w:r>
            <w:r w:rsidR="00B628E4" w:rsidRPr="002C4840">
              <w:t xml:space="preserve"> https://red.uao.edu.co/bitstream/handle/10614/10142/T07802.pdf</w:t>
            </w:r>
          </w:p>
        </w:tc>
      </w:tr>
      <w:tr w:rsidR="00EA4D5F" w:rsidRPr="00EA4D5F" w14:paraId="1ABCAF69" w14:textId="77777777">
        <w:trPr>
          <w:trHeight w:val="420"/>
        </w:trPr>
        <w:tc>
          <w:tcPr>
            <w:tcW w:w="13412" w:type="dxa"/>
            <w:gridSpan w:val="2"/>
            <w:shd w:val="clear" w:color="auto" w:fill="auto"/>
            <w:tcMar>
              <w:top w:w="100" w:type="dxa"/>
              <w:left w:w="100" w:type="dxa"/>
              <w:bottom w:w="100" w:type="dxa"/>
              <w:right w:w="100" w:type="dxa"/>
            </w:tcMar>
          </w:tcPr>
          <w:p w14:paraId="4F200716" w14:textId="17EFCB9A" w:rsidR="00AF33B6" w:rsidRPr="00EA4D5F" w:rsidRDefault="00AF33B6">
            <w:pPr>
              <w:widowControl w:val="0"/>
              <w:spacing w:line="240" w:lineRule="auto"/>
              <w:rPr>
                <w:highlight w:val="white"/>
              </w:rPr>
            </w:pPr>
            <w:r w:rsidRPr="00EA4D5F">
              <w:t>Decreto 1774 de 2004,</w:t>
            </w:r>
            <w:r w:rsidR="00517B37" w:rsidRPr="00EA4D5F">
              <w:t xml:space="preserve"> Por el cual se crea la Comisión Nacional Intersectorial para la Vigilancia de la Calidad de la Panela. 2 de junio de 2004.</w:t>
            </w:r>
          </w:p>
        </w:tc>
      </w:tr>
      <w:tr w:rsidR="00EA4D5F" w:rsidRPr="00EA4D5F" w14:paraId="69D057D7" w14:textId="77777777">
        <w:trPr>
          <w:trHeight w:val="420"/>
        </w:trPr>
        <w:tc>
          <w:tcPr>
            <w:tcW w:w="13412" w:type="dxa"/>
            <w:gridSpan w:val="2"/>
            <w:shd w:val="clear" w:color="auto" w:fill="auto"/>
            <w:tcMar>
              <w:top w:w="100" w:type="dxa"/>
              <w:left w:w="100" w:type="dxa"/>
              <w:bottom w:w="100" w:type="dxa"/>
              <w:right w:w="100" w:type="dxa"/>
            </w:tcMar>
          </w:tcPr>
          <w:p w14:paraId="23395721" w14:textId="5A8A29E3" w:rsidR="00AF1128" w:rsidRPr="00EA4D5F" w:rsidRDefault="00AF1128">
            <w:pPr>
              <w:widowControl w:val="0"/>
              <w:spacing w:line="240" w:lineRule="auto"/>
              <w:rPr>
                <w:highlight w:val="white"/>
              </w:rPr>
            </w:pPr>
            <w:r w:rsidRPr="00EA4D5F">
              <w:t>Decreto 3075 de 1997. Por la cual se reglamenta parcialmente la Ley 09 de 1979 y se dictan otras disposiciones</w:t>
            </w:r>
            <w:r w:rsidR="00EC5A5A" w:rsidRPr="00EA4D5F">
              <w:t>, en materia de salud.</w:t>
            </w:r>
            <w:r w:rsidR="00EA78E6" w:rsidRPr="00EA4D5F">
              <w:t xml:space="preserve"> 23 de diciembre de 1997.</w:t>
            </w:r>
          </w:p>
        </w:tc>
      </w:tr>
      <w:tr w:rsidR="00EA4D5F" w:rsidRPr="00EA4D5F" w14:paraId="0EBFA7E5" w14:textId="77777777">
        <w:trPr>
          <w:trHeight w:val="420"/>
        </w:trPr>
        <w:tc>
          <w:tcPr>
            <w:tcW w:w="13412" w:type="dxa"/>
            <w:gridSpan w:val="2"/>
            <w:shd w:val="clear" w:color="auto" w:fill="auto"/>
            <w:tcMar>
              <w:top w:w="100" w:type="dxa"/>
              <w:left w:w="100" w:type="dxa"/>
              <w:bottom w:w="100" w:type="dxa"/>
              <w:right w:w="100" w:type="dxa"/>
            </w:tcMar>
          </w:tcPr>
          <w:p w14:paraId="1701EFF0" w14:textId="71D1AD96" w:rsidR="00131C74" w:rsidRPr="001179E1" w:rsidRDefault="002115D9" w:rsidP="00131C74">
            <w:pPr>
              <w:widowControl w:val="0"/>
              <w:spacing w:line="240" w:lineRule="auto"/>
            </w:pPr>
            <w:r w:rsidRPr="001B7C41">
              <w:rPr>
                <w:highlight w:val="white"/>
                <w:u w:val="single"/>
              </w:rPr>
              <w:t xml:space="preserve">Díaz, D. </w:t>
            </w:r>
            <w:r w:rsidR="00131C74" w:rsidRPr="001179E1">
              <w:rPr>
                <w:u w:val="single"/>
              </w:rPr>
              <w:t xml:space="preserve">(s.f.). </w:t>
            </w:r>
            <w:r w:rsidRPr="001B7C41">
              <w:rPr>
                <w:i/>
                <w:u w:val="single"/>
              </w:rPr>
              <w:t>Producción de panela</w:t>
            </w:r>
            <w:r w:rsidR="00131C74" w:rsidRPr="001179E1">
              <w:rPr>
                <w:i/>
                <w:u w:val="single"/>
              </w:rPr>
              <w:t xml:space="preserve">. </w:t>
            </w:r>
            <w:r w:rsidR="00131C74" w:rsidRPr="001B7C41">
              <w:rPr>
                <w:u w:val="single"/>
              </w:rPr>
              <w:t>Agrosavia</w:t>
            </w:r>
            <w:r w:rsidR="00131C74" w:rsidRPr="001179E1">
              <w:rPr>
                <w:i/>
                <w:u w:val="single"/>
              </w:rPr>
              <w:t>.</w:t>
            </w:r>
            <w:r w:rsidR="00131C74" w:rsidRPr="001179E1">
              <w:t xml:space="preserve"> https://repository.agrosavia.</w:t>
            </w:r>
            <w:proofErr w:type="spellStart"/>
            <w:r w:rsidR="00131C74" w:rsidRPr="001B7C41">
              <w:rPr>
                <w:lang w:val="es-BO"/>
              </w:rPr>
              <w:t>co</w:t>
            </w:r>
            <w:proofErr w:type="spellEnd"/>
            <w:r w:rsidR="00131C74" w:rsidRPr="001B7C41">
              <w:rPr>
                <w:lang w:val="es-BO"/>
              </w:rPr>
              <w:t>/</w:t>
            </w:r>
            <w:proofErr w:type="spellStart"/>
            <w:r w:rsidR="00131C74" w:rsidRPr="001B7C41">
              <w:rPr>
                <w:lang w:val="es-BO"/>
              </w:rPr>
              <w:t>bitstream</w:t>
            </w:r>
            <w:proofErr w:type="spellEnd"/>
            <w:r w:rsidR="00131C74" w:rsidRPr="001B7C41">
              <w:rPr>
                <w:lang w:val="es-BO"/>
              </w:rPr>
              <w:t>/</w:t>
            </w:r>
            <w:proofErr w:type="spellStart"/>
            <w:r w:rsidR="00131C74" w:rsidRPr="001B7C41">
              <w:rPr>
                <w:lang w:val="es-BO"/>
              </w:rPr>
              <w:t>handle</w:t>
            </w:r>
            <w:proofErr w:type="spellEnd"/>
            <w:r w:rsidR="00131C74" w:rsidRPr="001B7C41">
              <w:rPr>
                <w:lang w:val="es-BO"/>
              </w:rPr>
              <w:t>/20.500.12324/29472/26899_</w:t>
            </w:r>
          </w:p>
          <w:p w14:paraId="000003B5" w14:textId="4AC4ABEC" w:rsidR="000E701A" w:rsidRPr="000E701A" w:rsidRDefault="00131C74" w:rsidP="00131C74">
            <w:pPr>
              <w:widowControl w:val="0"/>
              <w:spacing w:line="240" w:lineRule="auto"/>
              <w:rPr>
                <w:lang w:val="en-US"/>
              </w:rPr>
            </w:pPr>
            <w:r w:rsidRPr="001B7C41">
              <w:rPr>
                <w:lang w:val="en-US"/>
              </w:rPr>
              <w:t>14367.pdf?sequence=1</w:t>
            </w:r>
            <w:r w:rsidRPr="001179E1">
              <w:rPr>
                <w:lang w:val="en-US"/>
              </w:rPr>
              <w:t xml:space="preserve"> </w:t>
            </w:r>
          </w:p>
        </w:tc>
      </w:tr>
      <w:tr w:rsidR="00EA4D5F" w:rsidRPr="00EA4D5F" w14:paraId="6998B690" w14:textId="77777777">
        <w:trPr>
          <w:trHeight w:val="420"/>
        </w:trPr>
        <w:tc>
          <w:tcPr>
            <w:tcW w:w="13412" w:type="dxa"/>
            <w:gridSpan w:val="2"/>
            <w:shd w:val="clear" w:color="auto" w:fill="auto"/>
            <w:tcMar>
              <w:top w:w="100" w:type="dxa"/>
              <w:left w:w="100" w:type="dxa"/>
              <w:bottom w:w="100" w:type="dxa"/>
              <w:right w:w="100" w:type="dxa"/>
            </w:tcMar>
          </w:tcPr>
          <w:p w14:paraId="000003B7" w14:textId="1AF47D81" w:rsidR="00BA5412" w:rsidRPr="00EA4D5F" w:rsidRDefault="002115D9">
            <w:pPr>
              <w:widowControl w:val="0"/>
              <w:spacing w:line="240" w:lineRule="auto"/>
            </w:pPr>
            <w:r w:rsidRPr="00EA4D5F">
              <w:rPr>
                <w:highlight w:val="white"/>
              </w:rPr>
              <w:t>Fiestas, K., Santos, I., Banda, S., Valdiviezo, W. &amp; Arellano, K. (201</w:t>
            </w:r>
            <w:r w:rsidR="008571B1" w:rsidRPr="00EA4D5F">
              <w:rPr>
                <w:highlight w:val="white"/>
              </w:rPr>
              <w:t>5</w:t>
            </w:r>
            <w:r w:rsidRPr="00EA4D5F">
              <w:rPr>
                <w:highlight w:val="white"/>
              </w:rPr>
              <w:t xml:space="preserve">). </w:t>
            </w:r>
            <w:r w:rsidRPr="001B7C41">
              <w:rPr>
                <w:i/>
                <w:highlight w:val="white"/>
              </w:rPr>
              <w:t>Diseño de una línea de producción de panela granulada.</w:t>
            </w:r>
            <w:r w:rsidR="008571B1" w:rsidRPr="001B7C41">
              <w:rPr>
                <w:i/>
              </w:rPr>
              <w:t xml:space="preserve"> </w:t>
            </w:r>
            <w:r w:rsidR="008571B1" w:rsidRPr="001179E1">
              <w:t xml:space="preserve">Universidad de </w:t>
            </w:r>
            <w:proofErr w:type="spellStart"/>
            <w:r w:rsidR="008571B1" w:rsidRPr="001179E1">
              <w:t>Pirhua</w:t>
            </w:r>
            <w:proofErr w:type="spellEnd"/>
            <w:r w:rsidR="008571B1" w:rsidRPr="002C4840">
              <w:t xml:space="preserve">. </w:t>
            </w:r>
            <w:r w:rsidR="008571B1" w:rsidRPr="00EA4D5F">
              <w:t>https://pirhua.udep.edu.pe/bitstream/handle/11042/2344/4._PYT__Informe_Final__Panela.pdf?sequence=1&amp;isAllowed=y</w:t>
            </w:r>
          </w:p>
        </w:tc>
      </w:tr>
      <w:tr w:rsidR="00EA4D5F" w:rsidRPr="00EA4D5F" w14:paraId="22A08FE6" w14:textId="77777777">
        <w:trPr>
          <w:trHeight w:val="420"/>
        </w:trPr>
        <w:tc>
          <w:tcPr>
            <w:tcW w:w="13412" w:type="dxa"/>
            <w:gridSpan w:val="2"/>
            <w:shd w:val="clear" w:color="auto" w:fill="auto"/>
            <w:tcMar>
              <w:top w:w="100" w:type="dxa"/>
              <w:left w:w="100" w:type="dxa"/>
              <w:bottom w:w="100" w:type="dxa"/>
              <w:right w:w="100" w:type="dxa"/>
            </w:tcMar>
          </w:tcPr>
          <w:p w14:paraId="000003B9" w14:textId="0B0E2C1A" w:rsidR="00BA5412" w:rsidRPr="002C4840" w:rsidRDefault="002115D9">
            <w:pPr>
              <w:widowControl w:val="0"/>
              <w:spacing w:line="240" w:lineRule="auto"/>
            </w:pPr>
            <w:r w:rsidRPr="00EA4D5F">
              <w:rPr>
                <w:highlight w:val="white"/>
              </w:rPr>
              <w:t xml:space="preserve">Gómez, </w:t>
            </w:r>
            <w:r w:rsidR="00F76DFA" w:rsidRPr="00EA4D5F">
              <w:rPr>
                <w:highlight w:val="white"/>
              </w:rPr>
              <w:t>M</w:t>
            </w:r>
            <w:r w:rsidRPr="00EA4D5F">
              <w:rPr>
                <w:highlight w:val="white"/>
              </w:rPr>
              <w:t xml:space="preserve">., Mesías, M., Delgado, C., Contreras, J., Ubillús, F., Cruz, G. </w:t>
            </w:r>
            <w:r w:rsidRPr="001B7C41">
              <w:rPr>
                <w:highlight w:val="white"/>
                <w:lang w:val="en-US"/>
              </w:rPr>
              <w:t xml:space="preserve">&amp; Morales, F. (2019). Occurrence of acrylamide and other heat-induced compounds in panela: Relationship with physicochemical and antioxidant parameters. </w:t>
            </w:r>
            <w:proofErr w:type="spellStart"/>
            <w:r w:rsidRPr="001179E1">
              <w:rPr>
                <w:i/>
                <w:highlight w:val="white"/>
              </w:rPr>
              <w:t>Food</w:t>
            </w:r>
            <w:proofErr w:type="spellEnd"/>
            <w:r w:rsidRPr="001179E1">
              <w:rPr>
                <w:i/>
                <w:highlight w:val="white"/>
              </w:rPr>
              <w:t xml:space="preserve"> </w:t>
            </w:r>
            <w:proofErr w:type="spellStart"/>
            <w:r w:rsidRPr="001179E1">
              <w:rPr>
                <w:i/>
                <w:highlight w:val="white"/>
              </w:rPr>
              <w:t>Chemistry</w:t>
            </w:r>
            <w:proofErr w:type="spellEnd"/>
            <w:r w:rsidRPr="001B7C41">
              <w:rPr>
                <w:i/>
                <w:highlight w:val="white"/>
              </w:rPr>
              <w:t xml:space="preserve">, </w:t>
            </w:r>
            <w:r w:rsidRPr="001179E1">
              <w:rPr>
                <w:i/>
                <w:highlight w:val="white"/>
              </w:rPr>
              <w:t>301</w:t>
            </w:r>
            <w:r w:rsidRPr="001B7C41">
              <w:rPr>
                <w:i/>
                <w:highlight w:val="white"/>
              </w:rPr>
              <w:t>, 125256</w:t>
            </w:r>
            <w:r w:rsidRPr="001179E1">
              <w:rPr>
                <w:highlight w:val="white"/>
              </w:rPr>
              <w:t>.</w:t>
            </w:r>
            <w:r w:rsidR="002520A6" w:rsidRPr="001179E1">
              <w:t xml:space="preserve"> </w:t>
            </w:r>
            <w:r w:rsidR="002520A6" w:rsidRPr="002C4840">
              <w:t>https://doi.org/10.1016/j.foodchem.2019.125256.</w:t>
            </w:r>
          </w:p>
        </w:tc>
      </w:tr>
      <w:tr w:rsidR="00A97073" w:rsidRPr="00EA4D5F" w14:paraId="4B2949E3" w14:textId="77777777">
        <w:trPr>
          <w:trHeight w:val="420"/>
        </w:trPr>
        <w:tc>
          <w:tcPr>
            <w:tcW w:w="13412" w:type="dxa"/>
            <w:gridSpan w:val="2"/>
            <w:shd w:val="clear" w:color="auto" w:fill="auto"/>
            <w:tcMar>
              <w:top w:w="100" w:type="dxa"/>
              <w:left w:w="100" w:type="dxa"/>
              <w:bottom w:w="100" w:type="dxa"/>
              <w:right w:w="100" w:type="dxa"/>
            </w:tcMar>
          </w:tcPr>
          <w:p w14:paraId="46ABE2D1" w14:textId="742406AF" w:rsidR="00A97073" w:rsidRPr="00EA4D5F" w:rsidRDefault="00A97073">
            <w:pPr>
              <w:widowControl w:val="0"/>
              <w:spacing w:line="240" w:lineRule="auto"/>
              <w:rPr>
                <w:highlight w:val="white"/>
              </w:rPr>
            </w:pPr>
            <w:r w:rsidRPr="00A97073">
              <w:t xml:space="preserve">García, H. R., Albarracín, L. C., Toscano </w:t>
            </w:r>
            <w:proofErr w:type="spellStart"/>
            <w:r w:rsidRPr="00A97073">
              <w:t>LaTorre</w:t>
            </w:r>
            <w:proofErr w:type="spellEnd"/>
            <w:r w:rsidRPr="00A97073">
              <w:t>, A., Santana, N., &amp; Insuasty, O. (2007). Guía tecnológica para el manejo integral del sistema productivo de la caña panelera.</w:t>
            </w:r>
          </w:p>
        </w:tc>
      </w:tr>
      <w:tr w:rsidR="002C4840" w:rsidRPr="00EA4D5F" w14:paraId="79160C36" w14:textId="77777777">
        <w:trPr>
          <w:trHeight w:val="420"/>
        </w:trPr>
        <w:tc>
          <w:tcPr>
            <w:tcW w:w="13412" w:type="dxa"/>
            <w:gridSpan w:val="2"/>
            <w:shd w:val="clear" w:color="auto" w:fill="auto"/>
            <w:tcMar>
              <w:top w:w="100" w:type="dxa"/>
              <w:left w:w="100" w:type="dxa"/>
              <w:bottom w:w="100" w:type="dxa"/>
              <w:right w:w="100" w:type="dxa"/>
            </w:tcMar>
          </w:tcPr>
          <w:p w14:paraId="7627ABC6" w14:textId="52D3E5D3" w:rsidR="00A97073" w:rsidRDefault="002C4840">
            <w:pPr>
              <w:widowControl w:val="0"/>
              <w:spacing w:line="240" w:lineRule="auto"/>
            </w:pPr>
            <w:r w:rsidRPr="00F15B67">
              <w:rPr>
                <w:highlight w:val="white"/>
              </w:rPr>
              <w:t xml:space="preserve">Granja, M. &amp; Granja, J. (2013). </w:t>
            </w:r>
            <w:r w:rsidRPr="00F15B67">
              <w:rPr>
                <w:i/>
                <w:highlight w:val="white"/>
              </w:rPr>
              <w:t>Producción de panela granulada</w:t>
            </w:r>
            <w:r w:rsidRPr="001179E1">
              <w:rPr>
                <w:highlight w:val="white"/>
              </w:rPr>
              <w:t>.</w:t>
            </w:r>
            <w:r w:rsidRPr="001179E1">
              <w:t xml:space="preserve"> San Gerónimo de los Andes Ecuatorianos</w:t>
            </w:r>
            <w:r w:rsidR="00A97073">
              <w:t>.</w:t>
            </w:r>
          </w:p>
          <w:p w14:paraId="2169F62E" w14:textId="6F46473C" w:rsidR="00A97073" w:rsidRPr="002C4840" w:rsidRDefault="00A97073">
            <w:pPr>
              <w:widowControl w:val="0"/>
              <w:spacing w:line="240" w:lineRule="auto"/>
              <w:rPr>
                <w:highlight w:val="white"/>
              </w:rPr>
            </w:pPr>
          </w:p>
        </w:tc>
      </w:tr>
      <w:tr w:rsidR="00EA4D5F" w:rsidRPr="00EA4D5F" w14:paraId="04BD3F61" w14:textId="77777777">
        <w:trPr>
          <w:trHeight w:val="420"/>
        </w:trPr>
        <w:tc>
          <w:tcPr>
            <w:tcW w:w="13412" w:type="dxa"/>
            <w:gridSpan w:val="2"/>
            <w:shd w:val="clear" w:color="auto" w:fill="auto"/>
            <w:tcMar>
              <w:top w:w="100" w:type="dxa"/>
              <w:left w:w="100" w:type="dxa"/>
              <w:bottom w:w="100" w:type="dxa"/>
              <w:right w:w="100" w:type="dxa"/>
            </w:tcMar>
          </w:tcPr>
          <w:p w14:paraId="000003BB" w14:textId="21DB798E" w:rsidR="00BA5412" w:rsidRPr="002C4840" w:rsidRDefault="0045324A">
            <w:pPr>
              <w:widowControl w:val="0"/>
              <w:spacing w:line="240" w:lineRule="auto"/>
            </w:pPr>
            <w:r w:rsidRPr="00EA4D5F">
              <w:rPr>
                <w:highlight w:val="white"/>
              </w:rPr>
              <w:t>Mendieta</w:t>
            </w:r>
            <w:r w:rsidR="002115D9" w:rsidRPr="00EA4D5F">
              <w:rPr>
                <w:highlight w:val="white"/>
              </w:rPr>
              <w:t xml:space="preserve">, O., </w:t>
            </w:r>
            <w:r w:rsidRPr="00EA4D5F">
              <w:rPr>
                <w:highlight w:val="white"/>
              </w:rPr>
              <w:t>García</w:t>
            </w:r>
            <w:r w:rsidR="002115D9" w:rsidRPr="00EA4D5F">
              <w:rPr>
                <w:highlight w:val="white"/>
              </w:rPr>
              <w:t>, M.</w:t>
            </w:r>
            <w:r w:rsidRPr="00EA4D5F">
              <w:rPr>
                <w:highlight w:val="white"/>
              </w:rPr>
              <w:t>, Peña, A.</w:t>
            </w:r>
            <w:r w:rsidR="002115D9" w:rsidRPr="00EA4D5F">
              <w:rPr>
                <w:highlight w:val="white"/>
              </w:rPr>
              <w:t xml:space="preserve"> &amp; </w:t>
            </w:r>
            <w:r w:rsidRPr="00EA4D5F">
              <w:rPr>
                <w:highlight w:val="white"/>
              </w:rPr>
              <w:t>Rodríguez</w:t>
            </w:r>
            <w:r w:rsidR="002115D9" w:rsidRPr="00EA4D5F">
              <w:rPr>
                <w:highlight w:val="white"/>
              </w:rPr>
              <w:t xml:space="preserve">, </w:t>
            </w:r>
            <w:r w:rsidRPr="00EA4D5F">
              <w:rPr>
                <w:highlight w:val="white"/>
              </w:rPr>
              <w:t>J</w:t>
            </w:r>
            <w:r w:rsidR="002115D9" w:rsidRPr="00EA4D5F">
              <w:rPr>
                <w:highlight w:val="white"/>
              </w:rPr>
              <w:t>.</w:t>
            </w:r>
            <w:r w:rsidRPr="00EA4D5F">
              <w:rPr>
                <w:highlight w:val="white"/>
              </w:rPr>
              <w:t xml:space="preserve"> (2016). </w:t>
            </w:r>
            <w:r w:rsidR="002115D9" w:rsidRPr="001B7C41">
              <w:rPr>
                <w:i/>
                <w:highlight w:val="white"/>
              </w:rPr>
              <w:t>Las buenas prácticas de manufactura en la producción de panela</w:t>
            </w:r>
            <w:r w:rsidR="002115D9" w:rsidRPr="001179E1">
              <w:rPr>
                <w:highlight w:val="white"/>
              </w:rPr>
              <w:t>.</w:t>
            </w:r>
            <w:r w:rsidRPr="001179E1">
              <w:t xml:space="preserve"> </w:t>
            </w:r>
            <w:r w:rsidRPr="002C4840">
              <w:rPr>
                <w:highlight w:val="white"/>
              </w:rPr>
              <w:t>Corpoica.</w:t>
            </w:r>
            <w:r w:rsidRPr="002C4840">
              <w:t xml:space="preserve"> http://hdl.handle.net/20.500.12324/34303</w:t>
            </w:r>
          </w:p>
        </w:tc>
      </w:tr>
      <w:tr w:rsidR="00EA4D5F" w:rsidRPr="00EA4D5F" w14:paraId="6B351107" w14:textId="77777777">
        <w:trPr>
          <w:trHeight w:val="420"/>
        </w:trPr>
        <w:tc>
          <w:tcPr>
            <w:tcW w:w="13412" w:type="dxa"/>
            <w:gridSpan w:val="2"/>
            <w:shd w:val="clear" w:color="auto" w:fill="auto"/>
            <w:tcMar>
              <w:top w:w="100" w:type="dxa"/>
              <w:left w:w="100" w:type="dxa"/>
              <w:bottom w:w="100" w:type="dxa"/>
              <w:right w:w="100" w:type="dxa"/>
            </w:tcMar>
          </w:tcPr>
          <w:p w14:paraId="000003BD" w14:textId="2736DAB3" w:rsidR="00BA5412" w:rsidRPr="002C4840" w:rsidRDefault="002115D9">
            <w:pPr>
              <w:widowControl w:val="0"/>
              <w:spacing w:line="240" w:lineRule="auto"/>
            </w:pPr>
            <w:r w:rsidRPr="00EA4D5F">
              <w:rPr>
                <w:highlight w:val="white"/>
              </w:rPr>
              <w:t xml:space="preserve">Montenegro, D. (2015). </w:t>
            </w:r>
            <w:r w:rsidRPr="001B7C41">
              <w:rPr>
                <w:i/>
                <w:highlight w:val="white"/>
              </w:rPr>
              <w:t xml:space="preserve">Manual de buenas prácticas de manufactura en la producción de panela de caña, en la vereda </w:t>
            </w:r>
            <w:proofErr w:type="spellStart"/>
            <w:r w:rsidRPr="001B7C41">
              <w:rPr>
                <w:i/>
                <w:highlight w:val="white"/>
              </w:rPr>
              <w:t>Yumbito</w:t>
            </w:r>
            <w:proofErr w:type="spellEnd"/>
            <w:r w:rsidRPr="001B7C41">
              <w:rPr>
                <w:i/>
                <w:highlight w:val="white"/>
              </w:rPr>
              <w:t>, municipio el Tambo Cauca</w:t>
            </w:r>
            <w:r w:rsidR="005274E2" w:rsidRPr="001179E1">
              <w:rPr>
                <w:highlight w:val="white"/>
              </w:rPr>
              <w:t xml:space="preserve"> [Proyecto de grado]</w:t>
            </w:r>
            <w:r w:rsidRPr="002C4840">
              <w:rPr>
                <w:highlight w:val="white"/>
              </w:rPr>
              <w:t xml:space="preserve">. </w:t>
            </w:r>
            <w:r w:rsidRPr="001B7C41">
              <w:t>Universidad de San Buenaventura</w:t>
            </w:r>
            <w:r w:rsidRPr="001179E1">
              <w:rPr>
                <w:i/>
              </w:rPr>
              <w:t xml:space="preserve">. </w:t>
            </w:r>
            <w:r w:rsidR="005274E2" w:rsidRPr="001B7C41">
              <w:t>https://bibliotecadigital.usb.edu.co/entities/publication/cb76b3b0-e078-4398-be79-f9bc724462a2</w:t>
            </w:r>
          </w:p>
        </w:tc>
      </w:tr>
      <w:tr w:rsidR="00EA4D5F" w:rsidRPr="00EA4D5F" w14:paraId="2DD53383" w14:textId="77777777">
        <w:trPr>
          <w:trHeight w:val="420"/>
        </w:trPr>
        <w:tc>
          <w:tcPr>
            <w:tcW w:w="13412" w:type="dxa"/>
            <w:gridSpan w:val="2"/>
            <w:shd w:val="clear" w:color="auto" w:fill="auto"/>
            <w:tcMar>
              <w:top w:w="100" w:type="dxa"/>
              <w:left w:w="100" w:type="dxa"/>
              <w:bottom w:w="100" w:type="dxa"/>
              <w:right w:w="100" w:type="dxa"/>
            </w:tcMar>
          </w:tcPr>
          <w:p w14:paraId="79618917" w14:textId="6B435E86" w:rsidR="000A763B" w:rsidRPr="00EA4D5F" w:rsidRDefault="000A763B">
            <w:pPr>
              <w:widowControl w:val="0"/>
              <w:spacing w:line="240" w:lineRule="auto"/>
              <w:rPr>
                <w:highlight w:val="white"/>
              </w:rPr>
            </w:pPr>
            <w:r w:rsidRPr="00EA4D5F">
              <w:rPr>
                <w:highlight w:val="white"/>
              </w:rPr>
              <w:lastRenderedPageBreak/>
              <w:t xml:space="preserve">Osorio, G. (2007). </w:t>
            </w:r>
            <w:r w:rsidRPr="001B7C41">
              <w:rPr>
                <w:i/>
                <w:highlight w:val="white"/>
              </w:rPr>
              <w:t>Buenas prácticas agrícolas</w:t>
            </w:r>
            <w:r w:rsidR="00427287" w:rsidRPr="001179E1">
              <w:rPr>
                <w:i/>
                <w:highlight w:val="white"/>
              </w:rPr>
              <w:t xml:space="preserve"> -BPA-</w:t>
            </w:r>
            <w:r w:rsidRPr="001B7C41">
              <w:rPr>
                <w:i/>
                <w:highlight w:val="white"/>
              </w:rPr>
              <w:t xml:space="preserve"> </w:t>
            </w:r>
            <w:r w:rsidR="00427287" w:rsidRPr="001B7C41">
              <w:rPr>
                <w:i/>
                <w:highlight w:val="white"/>
              </w:rPr>
              <w:t>y buenas prácticas de manufactura en la producción de caña y panela</w:t>
            </w:r>
            <w:r w:rsidR="00427287" w:rsidRPr="001179E1">
              <w:rPr>
                <w:i/>
                <w:highlight w:val="white"/>
              </w:rPr>
              <w:t xml:space="preserve"> -BPM</w:t>
            </w:r>
            <w:r w:rsidR="00427287" w:rsidRPr="001179E1">
              <w:rPr>
                <w:highlight w:val="white"/>
              </w:rPr>
              <w:t>.</w:t>
            </w:r>
            <w:r w:rsidR="00427287" w:rsidRPr="002C4840">
              <w:rPr>
                <w:highlight w:val="white"/>
              </w:rPr>
              <w:t xml:space="preserve"> Corpoica</w:t>
            </w:r>
            <w:r w:rsidR="00427287" w:rsidRPr="00EA4D5F">
              <w:rPr>
                <w:highlight w:val="white"/>
              </w:rPr>
              <w:t xml:space="preserve"> </w:t>
            </w:r>
            <w:r w:rsidR="00427287" w:rsidRPr="00EA4D5F">
              <w:t>https://www.unipamplona.edu.co/unipamplona/portalIG/home_4/mod_virtuales/modulo1/Manual.pdf</w:t>
            </w:r>
          </w:p>
        </w:tc>
      </w:tr>
      <w:tr w:rsidR="00EA4D5F" w:rsidRPr="00EA4D5F" w14:paraId="6DDB1A7F" w14:textId="77777777">
        <w:trPr>
          <w:trHeight w:val="420"/>
        </w:trPr>
        <w:tc>
          <w:tcPr>
            <w:tcW w:w="13412" w:type="dxa"/>
            <w:gridSpan w:val="2"/>
            <w:shd w:val="clear" w:color="auto" w:fill="auto"/>
            <w:tcMar>
              <w:top w:w="100" w:type="dxa"/>
              <w:left w:w="100" w:type="dxa"/>
              <w:bottom w:w="100" w:type="dxa"/>
              <w:right w:w="100" w:type="dxa"/>
            </w:tcMar>
          </w:tcPr>
          <w:p w14:paraId="000003BF" w14:textId="46153684" w:rsidR="00BA5412" w:rsidRPr="00EA4D5F" w:rsidRDefault="002115D9">
            <w:pPr>
              <w:widowControl w:val="0"/>
              <w:spacing w:line="240" w:lineRule="auto"/>
            </w:pPr>
            <w:r w:rsidRPr="00EA4D5F">
              <w:rPr>
                <w:highlight w:val="white"/>
              </w:rPr>
              <w:t>Prada, L.</w:t>
            </w:r>
            <w:r w:rsidR="00CC59E4" w:rsidRPr="00EA4D5F">
              <w:rPr>
                <w:highlight w:val="white"/>
              </w:rPr>
              <w:t xml:space="preserve"> </w:t>
            </w:r>
            <w:r w:rsidRPr="00EA4D5F">
              <w:rPr>
                <w:highlight w:val="white"/>
              </w:rPr>
              <w:t xml:space="preserve">(2002). </w:t>
            </w:r>
            <w:r w:rsidRPr="001B7C41">
              <w:rPr>
                <w:i/>
                <w:highlight w:val="white"/>
              </w:rPr>
              <w:t>Mejoramiento en la calidad de miel y panela</w:t>
            </w:r>
            <w:r w:rsidRPr="001179E1">
              <w:rPr>
                <w:highlight w:val="white"/>
              </w:rPr>
              <w:t>.</w:t>
            </w:r>
            <w:r w:rsidR="00CC59E4" w:rsidRPr="001179E1">
              <w:t xml:space="preserve"> Corpoica, Regional 7. </w:t>
            </w:r>
            <w:r w:rsidR="00CC59E4" w:rsidRPr="00EA4D5F">
              <w:t>https://repository.agrosavia.co/bitstream/handle/20.500.12324/17691/42264_46021.pdf?sequence=1&amp;isAllowed=y</w:t>
            </w:r>
          </w:p>
        </w:tc>
      </w:tr>
      <w:tr w:rsidR="00EA4D5F" w:rsidRPr="00EA4D5F" w14:paraId="29CA965B" w14:textId="77777777">
        <w:trPr>
          <w:trHeight w:val="420"/>
        </w:trPr>
        <w:tc>
          <w:tcPr>
            <w:tcW w:w="13412" w:type="dxa"/>
            <w:gridSpan w:val="2"/>
            <w:shd w:val="clear" w:color="auto" w:fill="auto"/>
            <w:tcMar>
              <w:top w:w="100" w:type="dxa"/>
              <w:left w:w="100" w:type="dxa"/>
              <w:bottom w:w="100" w:type="dxa"/>
              <w:right w:w="100" w:type="dxa"/>
            </w:tcMar>
          </w:tcPr>
          <w:p w14:paraId="43297DC4" w14:textId="0B6AB073" w:rsidR="001715FC" w:rsidRPr="001B7C41" w:rsidRDefault="001715FC" w:rsidP="00304ECD">
            <w:pPr>
              <w:widowControl w:val="0"/>
              <w:spacing w:line="240" w:lineRule="auto"/>
            </w:pPr>
            <w:r w:rsidRPr="00EA4D5F">
              <w:t>Resolución 779 de 2006. [Ministerio de la Protección Social]</w:t>
            </w:r>
            <w:r w:rsidR="00304ECD" w:rsidRPr="00EA4D5F">
              <w:t>. Por la cual se establece el reglamento técnico sobre los requisitos sanitarios que se deben cumplir en la producción y comercialización de la panela para consumo humano y se dictan otras disposiciones. Marzo 17 de 2006.</w:t>
            </w:r>
          </w:p>
        </w:tc>
      </w:tr>
      <w:tr w:rsidR="00EA4D5F" w:rsidRPr="00EA4D5F" w14:paraId="21248AA9" w14:textId="77777777">
        <w:trPr>
          <w:trHeight w:val="420"/>
        </w:trPr>
        <w:tc>
          <w:tcPr>
            <w:tcW w:w="13412" w:type="dxa"/>
            <w:gridSpan w:val="2"/>
            <w:shd w:val="clear" w:color="auto" w:fill="auto"/>
            <w:tcMar>
              <w:top w:w="100" w:type="dxa"/>
              <w:left w:w="100" w:type="dxa"/>
              <w:bottom w:w="100" w:type="dxa"/>
              <w:right w:w="100" w:type="dxa"/>
            </w:tcMar>
          </w:tcPr>
          <w:p w14:paraId="1679D663" w14:textId="623FD47B" w:rsidR="00D26BC4" w:rsidRPr="00EA4D5F" w:rsidRDefault="00D26BC4" w:rsidP="00D26BC4">
            <w:pPr>
              <w:widowControl w:val="0"/>
              <w:spacing w:line="240" w:lineRule="auto"/>
            </w:pPr>
            <w:r w:rsidRPr="00EA4D5F">
              <w:t>Resolución 2674 de 2013. [Ministerio de Salud y Protección Social]. Por la cual se establecen los requisitos sanitarios que deben cumplir las personas naturales y</w:t>
            </w:r>
            <w:r w:rsidR="000E701A">
              <w:t>/</w:t>
            </w:r>
            <w:r w:rsidRPr="00EA4D5F">
              <w:t>o jurídicas que ejercen actividades de fabricación, procesamiento, preparación, envase, almacenamiento, transporte, distribución y comercialización de alimentos y materias primas de alimentos y los requisitos para la notificación, permiso o registro sanitario de los alimentos, según el riesgo en salud pública, con el fin de</w:t>
            </w:r>
          </w:p>
          <w:p w14:paraId="755A3808" w14:textId="5B225BD2" w:rsidR="00D26BC4" w:rsidRPr="00EA4D5F" w:rsidRDefault="00D26BC4" w:rsidP="00D26BC4">
            <w:pPr>
              <w:widowControl w:val="0"/>
              <w:spacing w:line="240" w:lineRule="auto"/>
            </w:pPr>
            <w:r w:rsidRPr="00EA4D5F">
              <w:t>proteger la vida y la salud de las personas.</w:t>
            </w:r>
          </w:p>
        </w:tc>
      </w:tr>
      <w:tr w:rsidR="00EA4D5F" w:rsidRPr="00EA4D5F" w14:paraId="09947C24" w14:textId="77777777">
        <w:trPr>
          <w:trHeight w:val="420"/>
        </w:trPr>
        <w:tc>
          <w:tcPr>
            <w:tcW w:w="13412" w:type="dxa"/>
            <w:gridSpan w:val="2"/>
            <w:shd w:val="clear" w:color="auto" w:fill="auto"/>
            <w:tcMar>
              <w:top w:w="100" w:type="dxa"/>
              <w:left w:w="100" w:type="dxa"/>
              <w:bottom w:w="100" w:type="dxa"/>
              <w:right w:w="100" w:type="dxa"/>
            </w:tcMar>
          </w:tcPr>
          <w:p w14:paraId="000003C1" w14:textId="64A7B4A1" w:rsidR="00BA5412" w:rsidRPr="002C4840" w:rsidRDefault="00BA5412">
            <w:pPr>
              <w:widowControl w:val="0"/>
              <w:spacing w:line="240" w:lineRule="auto"/>
            </w:pPr>
          </w:p>
        </w:tc>
      </w:tr>
      <w:tr w:rsidR="00EA4D5F" w:rsidRPr="00EA4D5F" w14:paraId="206B2A40" w14:textId="77777777">
        <w:trPr>
          <w:trHeight w:val="420"/>
        </w:trPr>
        <w:tc>
          <w:tcPr>
            <w:tcW w:w="13412" w:type="dxa"/>
            <w:gridSpan w:val="2"/>
            <w:shd w:val="clear" w:color="auto" w:fill="auto"/>
            <w:tcMar>
              <w:top w:w="100" w:type="dxa"/>
              <w:left w:w="100" w:type="dxa"/>
              <w:bottom w:w="100" w:type="dxa"/>
              <w:right w:w="100" w:type="dxa"/>
            </w:tcMar>
          </w:tcPr>
          <w:p w14:paraId="000003C3" w14:textId="0F3B8925" w:rsidR="00BA5412" w:rsidRPr="002C4840" w:rsidRDefault="002115D9">
            <w:pPr>
              <w:widowControl w:val="0"/>
              <w:spacing w:line="240" w:lineRule="auto"/>
            </w:pPr>
            <w:r w:rsidRPr="00EA4D5F">
              <w:rPr>
                <w:highlight w:val="white"/>
              </w:rPr>
              <w:t xml:space="preserve">Suárez, J. &amp; Vidal, L. (2013). </w:t>
            </w:r>
            <w:r w:rsidRPr="001B7C41">
              <w:rPr>
                <w:i/>
                <w:highlight w:val="white"/>
              </w:rPr>
              <w:t xml:space="preserve">Hidrólisis ácida y concentración por vaporación de jugo de caña panelera (variedad </w:t>
            </w:r>
            <w:proofErr w:type="spellStart"/>
            <w:r w:rsidRPr="001B7C41">
              <w:rPr>
                <w:i/>
                <w:highlight w:val="white"/>
              </w:rPr>
              <w:t>cc</w:t>
            </w:r>
            <w:proofErr w:type="spellEnd"/>
            <w:r w:rsidRPr="001B7C41">
              <w:rPr>
                <w:i/>
                <w:highlight w:val="white"/>
              </w:rPr>
              <w:t xml:space="preserve"> 8592) para la elaboración de miel invertida</w:t>
            </w:r>
            <w:r w:rsidR="00A00BDF" w:rsidRPr="001179E1">
              <w:rPr>
                <w:highlight w:val="white"/>
              </w:rPr>
              <w:t xml:space="preserve"> [Proyecto de grado]</w:t>
            </w:r>
            <w:r w:rsidRPr="001179E1">
              <w:rPr>
                <w:highlight w:val="white"/>
              </w:rPr>
              <w:t>.</w:t>
            </w:r>
            <w:r w:rsidR="00A00BDF" w:rsidRPr="002C4840">
              <w:t xml:space="preserve"> Universidad del Valle. ibliotecadigital.univalle.edu.co/bitstream/handle/10893/17660/0478121.pdf?sequence=1&amp;isAllowed=y</w:t>
            </w:r>
          </w:p>
        </w:tc>
      </w:tr>
      <w:tr w:rsidR="000E701A" w:rsidRPr="00EA4D5F" w14:paraId="6EF1260E" w14:textId="77777777">
        <w:trPr>
          <w:trHeight w:val="420"/>
        </w:trPr>
        <w:tc>
          <w:tcPr>
            <w:tcW w:w="13412" w:type="dxa"/>
            <w:gridSpan w:val="2"/>
            <w:shd w:val="clear" w:color="auto" w:fill="auto"/>
            <w:tcMar>
              <w:top w:w="100" w:type="dxa"/>
              <w:left w:w="100" w:type="dxa"/>
              <w:bottom w:w="100" w:type="dxa"/>
              <w:right w:w="100" w:type="dxa"/>
            </w:tcMar>
          </w:tcPr>
          <w:p w14:paraId="01B3EF54" w14:textId="1B07313F" w:rsidR="000E701A" w:rsidRPr="00EA4D5F" w:rsidRDefault="000E701A">
            <w:pPr>
              <w:widowControl w:val="0"/>
              <w:spacing w:line="240" w:lineRule="auto"/>
              <w:rPr>
                <w:highlight w:val="white"/>
              </w:rPr>
            </w:pPr>
            <w:r w:rsidRPr="000E701A">
              <w:t xml:space="preserve">Suárez Guevara, J. A., &amp; Vidal Hurtado, L. J. (2013). Hidrólisis ácida y concentración por vaporación de jugo de caña panelera (variedad </w:t>
            </w:r>
            <w:proofErr w:type="spellStart"/>
            <w:r w:rsidRPr="000E701A">
              <w:t>cc</w:t>
            </w:r>
            <w:proofErr w:type="spellEnd"/>
            <w:r w:rsidRPr="000E701A">
              <w:t xml:space="preserve"> 8592) para la </w:t>
            </w:r>
            <w:proofErr w:type="spellStart"/>
            <w:r w:rsidRPr="000E701A">
              <w:t>eleboración</w:t>
            </w:r>
            <w:proofErr w:type="spellEnd"/>
            <w:r w:rsidRPr="000E701A">
              <w:t xml:space="preserve"> de miel invertida.</w:t>
            </w:r>
          </w:p>
        </w:tc>
      </w:tr>
    </w:tbl>
    <w:p w14:paraId="000003C5" w14:textId="77777777" w:rsidR="00BA5412" w:rsidRPr="00EA4D5F" w:rsidRDefault="00BA5412"/>
    <w:sectPr w:rsidR="00BA5412" w:rsidRPr="00EA4D5F">
      <w:headerReference w:type="default" r:id="rId80"/>
      <w:footerReference w:type="default" r:id="rId81"/>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aboratorio bachillerato" w:date="2022-11-18T08:32:00Z" w:initials="">
    <w:p w14:paraId="000003D2" w14:textId="77777777" w:rsidR="004438B5" w:rsidRDefault="004438B5">
      <w:pPr>
        <w:widowControl w:val="0"/>
        <w:pBdr>
          <w:top w:val="nil"/>
          <w:left w:val="nil"/>
          <w:bottom w:val="nil"/>
          <w:right w:val="nil"/>
          <w:between w:val="nil"/>
        </w:pBdr>
        <w:spacing w:line="240" w:lineRule="auto"/>
        <w:rPr>
          <w:color w:val="000000"/>
        </w:rPr>
      </w:pPr>
      <w:r>
        <w:rPr>
          <w:color w:val="000000"/>
        </w:rPr>
        <w:t>Para la realización de este video se siguieren algunos clips de videos disponible es la web, debe verificarse derechos de autor.</w:t>
      </w:r>
    </w:p>
  </w:comment>
  <w:comment w:id="3" w:author="Laboratorio bachillerato" w:date="2022-11-18T08:32:00Z" w:initials="">
    <w:p w14:paraId="0000041B"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https://www.shutterstock.com/es/image-photo/madhya-pradesh-india-january152011transportation-harvested-sugarcane-771367570</w:t>
      </w:r>
    </w:p>
  </w:comment>
  <w:comment w:id="4" w:author="Laboratorio bachillerato" w:date="2022-11-18T08:34:00Z" w:initials="">
    <w:p w14:paraId="000003DB"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https://www.shutterstock.com/es/image-photo/homosassa-florida-usa-may-8-2021-1972448318</w:t>
      </w:r>
    </w:p>
  </w:comment>
  <w:comment w:id="6" w:author="Laboratorio bachillerato" w:date="2022-11-18T08:37:00Z" w:initials="">
    <w:p w14:paraId="000003E3"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https://www.shutterstock.com/es/image-photo/making-panela-colombia-1721997952</w:t>
      </w:r>
    </w:p>
  </w:comment>
  <w:comment w:id="7" w:author="Laboratorio bachillerato" w:date="2022-11-18T08:40:00Z" w:initials="">
    <w:p w14:paraId="00000412"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https://www.shutterstock.com/es/image-photo/panela-sugar-made-by-natural-way-610770605</w:t>
      </w:r>
    </w:p>
  </w:comment>
  <w:comment w:id="8" w:author="Laboratorio bachillerato" w:date="2022-11-18T08:41:00Z" w:initials="">
    <w:p w14:paraId="00000425"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https://www.shutterstock.com/es/image-photo/panela-sugar-cane-610464662</w:t>
      </w:r>
    </w:p>
  </w:comment>
  <w:comment w:id="11" w:author="Laboratorio bachillerato" w:date="2022-11-18T09:08:00Z" w:initials="">
    <w:p w14:paraId="000003C9"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https://www.shutterstock.com/es/image-photo/madhya-pradesh-india-january152011-harvesting-sugarcanesaccharum-770853310 imagen de referencia</w:t>
      </w:r>
    </w:p>
  </w:comment>
  <w:comment w:id="12" w:author="Laboratorio bachillerato" w:date="2022-11-18T09:12:00Z" w:initials="">
    <w:p w14:paraId="00000415"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https://www.shutterstock.com/es/image-photo/white-sugar-cane-on-wooden-table-1361674268</w:t>
      </w:r>
    </w:p>
  </w:comment>
  <w:comment w:id="13" w:author="Laboratorio bachillerato" w:date="2022-11-18T09:15:00Z" w:initials="">
    <w:p w14:paraId="0000042A"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https://www.shutterstock.com/es/image-photo/sugarcane-plant-farm-on-green-field-1605890176</w:t>
      </w:r>
    </w:p>
  </w:comment>
  <w:comment w:id="14" w:author="Laboratorio bachillerato" w:date="2022-11-18T09:18:00Z" w:initials="">
    <w:p w14:paraId="0000041D"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https://www.shutterstock.com/es/image-photo/sugarcane-milling-machine-sugar-factory-museum-2089653592</w:t>
      </w:r>
    </w:p>
  </w:comment>
  <w:comment w:id="17" w:author="Isabel Acuña" w:date="2022-11-18T10:45:00Z" w:initials="">
    <w:p w14:paraId="000003F5" w14:textId="77777777" w:rsidR="004438B5" w:rsidRDefault="004438B5">
      <w:pPr>
        <w:widowControl w:val="0"/>
        <w:pBdr>
          <w:top w:val="nil"/>
          <w:left w:val="nil"/>
          <w:bottom w:val="nil"/>
          <w:right w:val="nil"/>
          <w:between w:val="nil"/>
        </w:pBdr>
        <w:spacing w:line="240" w:lineRule="auto"/>
        <w:rPr>
          <w:color w:val="000000"/>
        </w:rPr>
      </w:pPr>
      <w:r>
        <w:rPr>
          <w:color w:val="000000"/>
        </w:rPr>
        <w:t>esta tabla se encuentra en el guion del experto.</w:t>
      </w:r>
    </w:p>
  </w:comment>
  <w:comment w:id="18" w:author="Isabel Acuña" w:date="2022-11-18T10:54:00Z" w:initials="">
    <w:p w14:paraId="000003FC"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https://www.shutterstock.com/es/image-photo/roorkee-uttarakhand-india-nov-7-2021-2071601132 imagen de referencia</w:t>
      </w:r>
    </w:p>
  </w:comment>
  <w:comment w:id="19" w:author="Isabel Acuña" w:date="2022-11-18T11:14:00Z" w:initials="">
    <w:p w14:paraId="00000435" w14:textId="77777777" w:rsidR="00AA0FDA" w:rsidRDefault="00AA0FDA">
      <w:pPr>
        <w:widowControl w:val="0"/>
        <w:pBdr>
          <w:top w:val="nil"/>
          <w:left w:val="nil"/>
          <w:bottom w:val="nil"/>
          <w:right w:val="nil"/>
          <w:between w:val="nil"/>
        </w:pBdr>
        <w:spacing w:line="240" w:lineRule="auto"/>
        <w:rPr>
          <w:color w:val="000000"/>
        </w:rPr>
      </w:pPr>
      <w:r>
        <w:rPr>
          <w:color w:val="000000"/>
        </w:rPr>
        <w:t>https://www.shutterstock.com/es/image-photo/maple-syrup-glass-bottle-on-wooden-348876731 imágenes de referencia</w:t>
      </w:r>
    </w:p>
  </w:comment>
  <w:comment w:id="20" w:author="Isabel Acuña" w:date="2022-11-18T11:16:00Z" w:initials="">
    <w:p w14:paraId="000003D1" w14:textId="77777777" w:rsidR="00AA0FDA" w:rsidRDefault="00AA0FDA">
      <w:pPr>
        <w:widowControl w:val="0"/>
        <w:pBdr>
          <w:top w:val="nil"/>
          <w:left w:val="nil"/>
          <w:bottom w:val="nil"/>
          <w:right w:val="nil"/>
          <w:between w:val="nil"/>
        </w:pBdr>
        <w:spacing w:line="240" w:lineRule="auto"/>
        <w:rPr>
          <w:color w:val="000000"/>
        </w:rPr>
      </w:pPr>
      <w:r>
        <w:rPr>
          <w:color w:val="000000"/>
        </w:rPr>
        <w:t>https://www.shutterstock.com/es/image-vector/vector-illustration-abstract-blue-lightning-on-1408680707</w:t>
      </w:r>
    </w:p>
  </w:comment>
  <w:comment w:id="21" w:author="Isabel Acuña" w:date="2022-11-18T11:18:00Z" w:initials="">
    <w:p w14:paraId="00000405" w14:textId="77777777" w:rsidR="00AA0FDA" w:rsidRDefault="00AA0FDA">
      <w:pPr>
        <w:widowControl w:val="0"/>
        <w:pBdr>
          <w:top w:val="nil"/>
          <w:left w:val="nil"/>
          <w:bottom w:val="nil"/>
          <w:right w:val="nil"/>
          <w:between w:val="nil"/>
        </w:pBdr>
        <w:spacing w:line="240" w:lineRule="auto"/>
        <w:rPr>
          <w:color w:val="000000"/>
        </w:rPr>
      </w:pPr>
      <w:r>
        <w:rPr>
          <w:color w:val="000000"/>
        </w:rPr>
        <w:t>https://www.shutterstock.com/es/image-illustration/fluctuating-white-black-waves-central-changing-2219986187</w:t>
      </w:r>
    </w:p>
  </w:comment>
  <w:comment w:id="22" w:author="Isabel Acuña" w:date="2022-11-18T11:19:00Z" w:initials="">
    <w:p w14:paraId="00000437" w14:textId="77777777" w:rsidR="00AA0FDA" w:rsidRDefault="00AA0FDA">
      <w:pPr>
        <w:widowControl w:val="0"/>
        <w:pBdr>
          <w:top w:val="nil"/>
          <w:left w:val="nil"/>
          <w:bottom w:val="nil"/>
          <w:right w:val="nil"/>
          <w:between w:val="nil"/>
        </w:pBdr>
        <w:spacing w:line="240" w:lineRule="auto"/>
        <w:rPr>
          <w:color w:val="000000"/>
        </w:rPr>
      </w:pPr>
      <w:r>
        <w:rPr>
          <w:color w:val="000000"/>
        </w:rPr>
        <w:t>https://www.shutterstock.com/es/image-photo/macro-shot-different-sized-bubbles-joined-2143310253</w:t>
      </w:r>
    </w:p>
  </w:comment>
  <w:comment w:id="23" w:author="Isabel Acuña" w:date="2022-11-18T11:47:00Z" w:initials="">
    <w:p w14:paraId="000003E6" w14:textId="77777777" w:rsidR="00AA0FDA" w:rsidRDefault="00AA0FDA">
      <w:pPr>
        <w:widowControl w:val="0"/>
        <w:pBdr>
          <w:top w:val="nil"/>
          <w:left w:val="nil"/>
          <w:bottom w:val="nil"/>
          <w:right w:val="nil"/>
          <w:between w:val="nil"/>
        </w:pBdr>
        <w:spacing w:line="240" w:lineRule="auto"/>
        <w:rPr>
          <w:color w:val="000000"/>
        </w:rPr>
      </w:pPr>
      <w:r>
        <w:rPr>
          <w:color w:val="000000"/>
        </w:rPr>
        <w:t>https://www.shutterstock.com/es/image-photo/extra-fine-quality-colombian-panela-1777763864</w:t>
      </w:r>
    </w:p>
  </w:comment>
  <w:comment w:id="24" w:author="Isabel Acuña" w:date="2022-11-18T11:48:00Z" w:initials="">
    <w:p w14:paraId="00000427" w14:textId="77777777" w:rsidR="00AA0FDA" w:rsidRDefault="00AA0FDA">
      <w:pPr>
        <w:widowControl w:val="0"/>
        <w:pBdr>
          <w:top w:val="nil"/>
          <w:left w:val="nil"/>
          <w:bottom w:val="nil"/>
          <w:right w:val="nil"/>
          <w:between w:val="nil"/>
        </w:pBdr>
        <w:spacing w:line="240" w:lineRule="auto"/>
        <w:rPr>
          <w:color w:val="000000"/>
        </w:rPr>
      </w:pPr>
      <w:r>
        <w:rPr>
          <w:color w:val="000000"/>
        </w:rPr>
        <w:t>https://www.shutterstock.com/es/image-photo/variety-sucrose-varieties-on-natural-wooden-1915831096</w:t>
      </w:r>
    </w:p>
  </w:comment>
  <w:comment w:id="25" w:author="Isabel Acuña" w:date="2022-11-18T12:01:00Z" w:initials="">
    <w:p w14:paraId="00000423"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https://www.shutterstock.com/es/image-illustration/fire-flames-on-black-background-1239336277</w:t>
      </w:r>
    </w:p>
  </w:comment>
  <w:comment w:id="26" w:author="Isabel Acuña" w:date="2022-11-18T12:12:00Z" w:initials="">
    <w:p w14:paraId="000003DE"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https://www.shutterstock.com/es/image-photo/modern-warehouse-full-cardboard-boxes-535198000 imagen de referencia</w:t>
      </w:r>
    </w:p>
  </w:comment>
  <w:comment w:id="28" w:author="Isabel Acuña" w:date="2022-11-18T12:23:00Z" w:initials="">
    <w:p w14:paraId="00000406"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https://www.shutterstock.com/es/image-photo/honey-pouring-isolated-on-white-background-621616154 imagen de referencia</w:t>
      </w:r>
    </w:p>
  </w:comment>
  <w:comment w:id="30" w:author="Isabel Acuña" w:date="2022-11-18T15:21:00Z" w:initials="">
    <w:p w14:paraId="000003FD" w14:textId="77777777" w:rsidR="004438B5" w:rsidRDefault="004438B5">
      <w:pPr>
        <w:widowControl w:val="0"/>
        <w:pBdr>
          <w:top w:val="nil"/>
          <w:left w:val="nil"/>
          <w:bottom w:val="nil"/>
          <w:right w:val="nil"/>
          <w:between w:val="nil"/>
        </w:pBdr>
        <w:spacing w:line="240" w:lineRule="auto"/>
        <w:rPr>
          <w:color w:val="000000"/>
        </w:rPr>
      </w:pPr>
      <w:r>
        <w:rPr>
          <w:color w:val="000000"/>
        </w:rPr>
        <w:t>Se debe realizar una infografía parecida o igual a la que se presenta en la imagen, los archivos de la elaboración de la infografía con la siguiente denominación CF6_635700_Anexo2</w:t>
      </w:r>
    </w:p>
  </w:comment>
  <w:comment w:id="31" w:author="Isabel Acuña" w:date="2022-11-18T16:12:00Z" w:initials="">
    <w:p w14:paraId="00000429"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https://www.flaticon.es/sticker-gratis/hoguera_7579159?term=fuego&amp;page=1&amp;position=2&amp;page=1&amp;position=2&amp;related_id=7579159&amp;origin=search</w:t>
      </w:r>
    </w:p>
  </w:comment>
  <w:comment w:id="32" w:author="Isabel Acuña" w:date="2022-11-18T16:12:00Z" w:initials="">
    <w:p w14:paraId="0000041E"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https://www.flaticon.es/sticker-gratis/productivo_6811304?term=proceso&amp;page=1&amp;position=2&amp;page=1&amp;position=2&amp;related_id=6811304&amp;origin=search</w:t>
      </w:r>
    </w:p>
  </w:comment>
  <w:comment w:id="33" w:author="Isabel Acuña" w:date="2022-11-18T16:14:00Z" w:initials="">
    <w:p w14:paraId="00000408"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https://www.flaticon.es/icono-gratis/ebullicion_2137025?related_id=2137025&amp;origin=search</w:t>
      </w:r>
    </w:p>
  </w:comment>
  <w:comment w:id="34" w:author="Isabel Acuña" w:date="2022-11-18T16:15:00Z" w:initials="">
    <w:p w14:paraId="000003E4"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https://www.flaticon.es/sticker-premium/temperatura_5825790?term=temperatura&amp;page=1&amp;position=1&amp;page=1&amp;position=1&amp;related_id=5825790&amp;origin=search</w:t>
      </w:r>
    </w:p>
  </w:comment>
  <w:comment w:id="35" w:author="Isabel Acuña" w:date="2022-11-18T16:16:00Z" w:initials="">
    <w:p w14:paraId="0000041C"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https://www.flaticon.es/icono-gratis/particulas_3055627?related_id=3055627&amp;origin=search</w:t>
      </w:r>
    </w:p>
  </w:comment>
  <w:comment w:id="37" w:author="ISABEL CRISTINA ACUÑA PEREZ" w:date="2022-11-18T19:44:00Z" w:initials="">
    <w:p w14:paraId="00000426" w14:textId="77777777" w:rsidR="004438B5" w:rsidRDefault="004438B5">
      <w:pPr>
        <w:widowControl w:val="0"/>
        <w:pBdr>
          <w:top w:val="nil"/>
          <w:left w:val="nil"/>
          <w:bottom w:val="nil"/>
          <w:right w:val="nil"/>
          <w:between w:val="nil"/>
        </w:pBdr>
        <w:spacing w:line="240" w:lineRule="auto"/>
        <w:rPr>
          <w:color w:val="000000"/>
        </w:rPr>
      </w:pPr>
      <w:r>
        <w:rPr>
          <w:color w:val="000000"/>
        </w:rPr>
        <w:t>Para la realización de este video se siguieren algunos clips de videos disponible es la web, debe verificarse derechos de autor.</w:t>
      </w:r>
    </w:p>
  </w:comment>
  <w:comment w:id="39" w:author="ISABEL CRISTINA ACUÑA PEREZ" w:date="2022-11-18T19:44:00Z" w:initials="">
    <w:p w14:paraId="0000041F"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https://www.shutterstock.com/es/image-photo/concept-finding-solution-below-company-workers-1812604768</w:t>
      </w:r>
    </w:p>
  </w:comment>
  <w:comment w:id="41" w:author="ISABEL CRISTINA ACUÑA PEREZ" w:date="2022-11-18T19:42:00Z" w:initials="">
    <w:p w14:paraId="00000439"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https://www.shutterstock.com/es/image-photo/manager-leader-team-assignmenting-job-training-1809693421</w:t>
      </w:r>
    </w:p>
  </w:comment>
  <w:comment w:id="43" w:author="ISABEL CRISTINA ACUÑA PEREZ" w:date="2022-11-18T19:47:00Z" w:initials="">
    <w:p w14:paraId="00000438"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https://www.shutterstock.com/es/image-photo/concept-separate-waste-collecting-recycling-top-1822101131</w:t>
      </w:r>
    </w:p>
  </w:comment>
  <w:comment w:id="45" w:author="ISABEL CRISTINA ACUÑA PEREZ" w:date="2022-11-18T19:48:00Z" w:initials="">
    <w:p w14:paraId="000003CA"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https://www.shutterstock.com/es/image-photo/professional-industrial-cleaner-protective-uniform-cleaning-1477173566</w:t>
      </w:r>
    </w:p>
  </w:comment>
  <w:comment w:id="47" w:author="ISABEL CRISTINA ACUÑA PEREZ" w:date="2022-11-18T19:53:00Z" w:initials="">
    <w:p w14:paraId="0000040F"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https://www.shutterstock.com/es/image-photo/tree-growth-three-steps-nature-beautiful-1089895325</w:t>
      </w:r>
    </w:p>
  </w:comment>
  <w:comment w:id="49" w:author="ISABEL CRISTINA ACUÑA PEREZ" w:date="2022-11-18T20:18:00Z" w:initials="">
    <w:p w14:paraId="000003D4"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https://www.shutterstock.com/es/image-vector/potato-chips-production-infographic-flat-vector-2057697335 imágenes de referencia</w:t>
      </w:r>
    </w:p>
  </w:comment>
  <w:comment w:id="51" w:author="ISABEL CRISTINA ACUÑA PEREZ" w:date="2022-11-18T20:30:00Z" w:initials="">
    <w:p w14:paraId="0000040E"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https://www.flaticon.es/sticker-gratis/fabrica_8686068?term=industria&amp;page=1&amp;position=1&amp;page=1&amp;position=1&amp;related_id=8686068&amp;origin=search</w:t>
      </w:r>
    </w:p>
  </w:comment>
  <w:comment w:id="52" w:author="ISABEL CRISTINA ACUÑA PEREZ" w:date="2022-11-18T20:32:00Z" w:initials="">
    <w:p w14:paraId="000003FB"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https://www.flaticon.es/sticker-gratis/camara-de-cctv_7602802?term=vigilancia&amp;page=1&amp;position=1&amp;page=1&amp;position=1&amp;related_id=7602802&amp;origin=search</w:t>
      </w:r>
    </w:p>
  </w:comment>
  <w:comment w:id="53" w:author="ISABEL CRISTINA ACUÑA PEREZ" w:date="2022-11-18T20:33:00Z" w:initials="">
    <w:p w14:paraId="00000414"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https://www.flaticon.es/sticker-gratis/registro_6857461?term=registro&amp;page=1&amp;position=1&amp;page=1&amp;position=1&amp;related_id=6857461&amp;origin=search</w:t>
      </w:r>
    </w:p>
  </w:comment>
  <w:comment w:id="54" w:author="ISABEL CRISTINA ACUÑA PEREZ" w:date="2022-11-18T20:35:00Z" w:initials="">
    <w:p w14:paraId="000003FF"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https://www.flaticon.es/sticker-gratis/plataforma-de-lanzamiento_7295353?related_id=7295353</w:t>
      </w:r>
    </w:p>
  </w:comment>
  <w:comment w:id="55" w:author="ISABEL CRISTINA ACUÑA PEREZ" w:date="2022-11-18T20:36:00Z" w:initials="">
    <w:p w14:paraId="000003EC"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https://www.flaticon.es/sticker-gratis/lupa_8876553?term=inspeccion&amp;page=1&amp;position=3&amp;page=1&amp;position=3&amp;related_id=8876553&amp;origin=search</w:t>
      </w:r>
    </w:p>
  </w:comment>
  <w:comment w:id="56" w:author="ISABEL CRISTINA ACUÑA PEREZ" w:date="2022-11-18T20:37:00Z" w:initials="">
    <w:p w14:paraId="000003D0"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https://www.flaticon.es/sticker-gratis/sello_7102072?term=certificaado&amp;page=1&amp;position=4&amp;page=1&amp;position=4&amp;related_id=7102072&amp;origin=search</w:t>
      </w:r>
    </w:p>
  </w:comment>
  <w:comment w:id="58" w:author="ISABEL CRISTINA ACUÑA PEREZ" w:date="2022-11-18T20:53:00Z" w:initials="">
    <w:p w14:paraId="00000416"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https://www.shutterstock.com/image-vector/worker-male-character-agricultural-prepare-field-2090525608 imágenes de referencia</w:t>
      </w:r>
    </w:p>
  </w:comment>
  <w:comment w:id="59" w:author="ISABEL CRISTINA ACUÑA PEREZ" w:date="2022-11-18T21:12:00Z" w:initials="">
    <w:p w14:paraId="00000422"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https://www.flaticon.es/sticker-gratis/obrero_5345541?term=trabajo&amp;page=1&amp;position=15&amp;page=1&amp;position=15&amp;related_id=5345541&amp;origin=search</w:t>
      </w:r>
    </w:p>
  </w:comment>
  <w:comment w:id="60" w:author="ISABEL CRISTINA ACUÑA PEREZ" w:date="2022-11-18T21:15:00Z" w:initials="">
    <w:p w14:paraId="0000043A"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https://www.flaticon.es/sticker-gratis/guardavia_6348084?related_id=6348084</w:t>
      </w:r>
    </w:p>
  </w:comment>
  <w:comment w:id="61" w:author="ISABEL CRISTINA ACUÑA PEREZ" w:date="2022-11-18T21:17:00Z" w:initials="">
    <w:p w14:paraId="0000040D"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https://www.flaticon.es/sticker-gratis/casco-de-seguridad_6347730?term=casco&amp;page=1&amp;position=1&amp;page=1&amp;position=1&amp;related_id=6347730&amp;origin=search</w:t>
      </w:r>
    </w:p>
  </w:comment>
  <w:comment w:id="62" w:author="ISABEL CRISTINA ACUÑA PEREZ" w:date="2022-11-18T21:29:00Z" w:initials="">
    <w:p w14:paraId="000003DD"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https://www.flaticon.es/sticker-gratis/lentes-de-seguridad_7648195?term=gafas%20seguridad&amp;page=1&amp;position=1&amp;page=1&amp;position=1&amp;related_id=7648195&amp;origin=search</w:t>
      </w:r>
    </w:p>
  </w:comment>
  <w:comment w:id="63" w:author="ISABEL CRISTINA ACUÑA PEREZ" w:date="2022-11-18T21:31:00Z" w:initials="">
    <w:p w14:paraId="00000434"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https://www.flaticon.es/sticker-gratis/mujer_4729629?term=mascarilla&amp;page=1&amp;position=15&amp;page=1&amp;position=15&amp;related_id=4729629&amp;origin=search</w:t>
      </w:r>
    </w:p>
  </w:comment>
  <w:comment w:id="64" w:author="ISABEL CRISTINA ACUÑA PEREZ" w:date="2022-11-18T21:34:00Z" w:initials="">
    <w:p w14:paraId="000003DA"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https://www.flaticon.es/icono-gratis/mecanico_4278691?related_id=4278691</w:t>
      </w:r>
    </w:p>
  </w:comment>
  <w:comment w:id="65" w:author="ISABEL CRISTINA ACUÑA PEREZ" w:date="2022-11-18T21:35:00Z" w:initials="">
    <w:p w14:paraId="000003D9"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https://www.flaticon.es/sticker-gratis/guantes-de-cuero_7750519?term=guantes&amp;page=1&amp;position=9&amp;page=1&amp;position=9&amp;related_id=7750519&amp;origin=search</w:t>
      </w:r>
    </w:p>
  </w:comment>
  <w:comment w:id="66" w:author="ISABEL CRISTINA ACUÑA PEREZ" w:date="2022-11-18T21:36:00Z" w:initials="">
    <w:p w14:paraId="00000413"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https://www.flaticon.es/sticker-gratis/botas_6347354?term=botas&amp;page=1&amp;position=2&amp;page=1&amp;position=2&amp;related_id=6347354&amp;origin=search</w:t>
      </w:r>
    </w:p>
  </w:comment>
  <w:comment w:id="67" w:author="ISABEL CRISTINA ACUÑA PEREZ" w:date="2022-11-18T21:39:00Z" w:initials="">
    <w:p w14:paraId="00000400"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https://www.flaticon.es/sticker-gratis/medico_6686965?related_id=6686965</w:t>
      </w:r>
    </w:p>
  </w:comment>
  <w:comment w:id="70" w:author="ISABEL CRISTINA ACUÑA PEREZ" w:date="2022-11-18T21:50:00Z" w:initials="">
    <w:p w14:paraId="00000424" w14:textId="77777777" w:rsidR="004438B5" w:rsidRDefault="004438B5">
      <w:pPr>
        <w:widowControl w:val="0"/>
        <w:pBdr>
          <w:top w:val="nil"/>
          <w:left w:val="nil"/>
          <w:bottom w:val="nil"/>
          <w:right w:val="nil"/>
          <w:between w:val="nil"/>
        </w:pBdr>
        <w:spacing w:line="240" w:lineRule="auto"/>
        <w:rPr>
          <w:color w:val="000000"/>
        </w:rPr>
      </w:pPr>
      <w:r>
        <w:rPr>
          <w:color w:val="000000"/>
        </w:rPr>
        <w:t>https://www.shutterstock.com/image-photo/concept-medicine-pharmacy-standards-compliance-medical-1964798236</w:t>
      </w:r>
    </w:p>
  </w:comment>
  <w:comment w:id="71" w:author="ISABEL CRISTINA ACUÑA PEREZ" w:date="2022-11-18T22:03:00Z" w:initials="">
    <w:p w14:paraId="00000436" w14:textId="77777777" w:rsidR="004438B5" w:rsidRDefault="004438B5">
      <w:pPr>
        <w:widowControl w:val="0"/>
        <w:pBdr>
          <w:top w:val="nil"/>
          <w:left w:val="nil"/>
          <w:bottom w:val="nil"/>
          <w:right w:val="nil"/>
          <w:between w:val="nil"/>
        </w:pBdr>
        <w:spacing w:line="240" w:lineRule="auto"/>
        <w:rPr>
          <w:color w:val="000000"/>
        </w:rPr>
      </w:pPr>
      <w:r>
        <w:rPr>
          <w:color w:val="000000"/>
        </w:rPr>
        <w:t>Esta figura la encuentran en el guion del experto.</w:t>
      </w:r>
    </w:p>
  </w:comment>
  <w:comment w:id="73" w:author="ISABEL CRISTINA ACUÑA PEREZ" w:date="2022-11-18T22:09:00Z" w:initials="">
    <w:p w14:paraId="00000420"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https://www.flaticon.es/icono-gratis/examen_207190?term=examenes&amp;page=1&amp;position=3&amp;page=1&amp;position=3&amp;related_id=207190&amp;origin=search imágenes de referencia</w:t>
      </w:r>
    </w:p>
  </w:comment>
  <w:comment w:id="74" w:author="ISABEL CRISTINA ACUÑA PEREZ" w:date="2022-11-18T22:53:00Z" w:initials="">
    <w:p w14:paraId="00000410"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https://www.flaticon.es/sticker-gratis/libros_6347299?term=estudio&amp;page=1&amp;position=11&amp;page=1&amp;position=11&amp;related_id=6347299&amp;origin=search</w:t>
      </w:r>
    </w:p>
  </w:comment>
  <w:comment w:id="75" w:author="ISABEL CRISTINA ACUÑA PEREZ" w:date="2022-11-18T22:13:00Z" w:initials="">
    <w:p w14:paraId="000003F7" w14:textId="77777777" w:rsidR="004438B5" w:rsidRDefault="004438B5">
      <w:pPr>
        <w:widowControl w:val="0"/>
        <w:pBdr>
          <w:top w:val="nil"/>
          <w:left w:val="nil"/>
          <w:bottom w:val="nil"/>
          <w:right w:val="nil"/>
          <w:between w:val="nil"/>
        </w:pBdr>
        <w:spacing w:line="240" w:lineRule="auto"/>
        <w:rPr>
          <w:color w:val="000000"/>
        </w:rPr>
      </w:pPr>
      <w:r>
        <w:rPr>
          <w:color w:val="000000"/>
        </w:rPr>
        <w:t>Respuesta correcta</w:t>
      </w:r>
    </w:p>
    <w:p w14:paraId="000003F8" w14:textId="77777777" w:rsidR="004438B5" w:rsidRDefault="004438B5">
      <w:pPr>
        <w:widowControl w:val="0"/>
        <w:pBdr>
          <w:top w:val="nil"/>
          <w:left w:val="nil"/>
          <w:bottom w:val="nil"/>
          <w:right w:val="nil"/>
          <w:between w:val="nil"/>
        </w:pBdr>
        <w:spacing w:line="240" w:lineRule="auto"/>
        <w:rPr>
          <w:color w:val="000000"/>
        </w:rPr>
      </w:pPr>
      <w:r>
        <w:rPr>
          <w:color w:val="000000"/>
        </w:rPr>
        <w:t xml:space="preserve">¡Excelente! Has seleccionado la respuesta correcta. </w:t>
      </w:r>
    </w:p>
    <w:p w14:paraId="000003F9" w14:textId="77777777" w:rsidR="004438B5" w:rsidRDefault="004438B5">
      <w:pPr>
        <w:widowControl w:val="0"/>
        <w:pBdr>
          <w:top w:val="nil"/>
          <w:left w:val="nil"/>
          <w:bottom w:val="nil"/>
          <w:right w:val="nil"/>
          <w:between w:val="nil"/>
        </w:pBdr>
        <w:spacing w:line="240" w:lineRule="auto"/>
        <w:rPr>
          <w:color w:val="000000"/>
        </w:rPr>
      </w:pPr>
      <w:r>
        <w:rPr>
          <w:color w:val="000000"/>
        </w:rPr>
        <w:t>Respuesta incorrecta</w:t>
      </w:r>
    </w:p>
    <w:p w14:paraId="000003FA" w14:textId="77777777" w:rsidR="004438B5" w:rsidRDefault="004438B5">
      <w:pPr>
        <w:widowControl w:val="0"/>
        <w:pBdr>
          <w:top w:val="nil"/>
          <w:left w:val="nil"/>
          <w:bottom w:val="nil"/>
          <w:right w:val="nil"/>
          <w:between w:val="nil"/>
        </w:pBdr>
        <w:spacing w:line="240" w:lineRule="auto"/>
        <w:rPr>
          <w:color w:val="000000"/>
        </w:rPr>
      </w:pPr>
      <w:r>
        <w:rPr>
          <w:color w:val="000000"/>
        </w:rPr>
        <w:t>¡Vamos, inténtelo de nuevo! Lo invitamos a retomar el estudio de los saberes desarrollados en este componente formativo.</w:t>
      </w:r>
    </w:p>
  </w:comment>
  <w:comment w:id="76" w:author="ISABEL CRISTINA ACUÑA PEREZ" w:date="2022-11-18T22:54:00Z" w:initials="">
    <w:p w14:paraId="00000411"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https://www.flaticon.es/sticker-gratis/estuche_6347454?related_id=6347454</w:t>
      </w:r>
    </w:p>
  </w:comment>
  <w:comment w:id="77" w:author="ISABEL CRISTINA ACUÑA PEREZ" w:date="2022-11-18T22:13:00Z" w:initials="">
    <w:p w14:paraId="00000430" w14:textId="77777777" w:rsidR="004438B5" w:rsidRDefault="004438B5">
      <w:pPr>
        <w:widowControl w:val="0"/>
        <w:pBdr>
          <w:top w:val="nil"/>
          <w:left w:val="nil"/>
          <w:bottom w:val="nil"/>
          <w:right w:val="nil"/>
          <w:between w:val="nil"/>
        </w:pBdr>
        <w:spacing w:line="240" w:lineRule="auto"/>
        <w:rPr>
          <w:color w:val="000000"/>
        </w:rPr>
      </w:pPr>
      <w:r>
        <w:rPr>
          <w:color w:val="000000"/>
        </w:rPr>
        <w:t>Respuesta correcta</w:t>
      </w:r>
    </w:p>
    <w:p w14:paraId="00000431" w14:textId="77777777" w:rsidR="004438B5" w:rsidRDefault="004438B5">
      <w:pPr>
        <w:widowControl w:val="0"/>
        <w:pBdr>
          <w:top w:val="nil"/>
          <w:left w:val="nil"/>
          <w:bottom w:val="nil"/>
          <w:right w:val="nil"/>
          <w:between w:val="nil"/>
        </w:pBdr>
        <w:spacing w:line="240" w:lineRule="auto"/>
        <w:rPr>
          <w:color w:val="000000"/>
        </w:rPr>
      </w:pPr>
      <w:r>
        <w:rPr>
          <w:color w:val="000000"/>
        </w:rPr>
        <w:t xml:space="preserve">¡Excelente! Has seleccionado la respuesta correcta. </w:t>
      </w:r>
    </w:p>
    <w:p w14:paraId="00000432" w14:textId="77777777" w:rsidR="004438B5" w:rsidRDefault="004438B5">
      <w:pPr>
        <w:widowControl w:val="0"/>
        <w:pBdr>
          <w:top w:val="nil"/>
          <w:left w:val="nil"/>
          <w:bottom w:val="nil"/>
          <w:right w:val="nil"/>
          <w:between w:val="nil"/>
        </w:pBdr>
        <w:spacing w:line="240" w:lineRule="auto"/>
        <w:rPr>
          <w:color w:val="000000"/>
        </w:rPr>
      </w:pPr>
      <w:r>
        <w:rPr>
          <w:color w:val="000000"/>
        </w:rPr>
        <w:t>Respuesta incorrecta</w:t>
      </w:r>
    </w:p>
    <w:p w14:paraId="00000433" w14:textId="77777777" w:rsidR="004438B5" w:rsidRDefault="004438B5">
      <w:pPr>
        <w:widowControl w:val="0"/>
        <w:pBdr>
          <w:top w:val="nil"/>
          <w:left w:val="nil"/>
          <w:bottom w:val="nil"/>
          <w:right w:val="nil"/>
          <w:between w:val="nil"/>
        </w:pBdr>
        <w:spacing w:line="240" w:lineRule="auto"/>
        <w:rPr>
          <w:color w:val="000000"/>
        </w:rPr>
      </w:pPr>
      <w:r>
        <w:rPr>
          <w:color w:val="000000"/>
        </w:rPr>
        <w:t>¡Vamos, inténtelo de nuevo! Lo invitamos a retomar el estudio de los saberes desarrollados en este componente formativo.</w:t>
      </w:r>
    </w:p>
  </w:comment>
  <w:comment w:id="78" w:author="ISABEL CRISTINA ACUÑA PEREZ" w:date="2022-11-18T22:55:00Z" w:initials="">
    <w:p w14:paraId="000003DC"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https://www.flaticon.es/sticker-gratis/lupa_6347321?related_id=6347321</w:t>
      </w:r>
    </w:p>
  </w:comment>
  <w:comment w:id="79" w:author="ISABEL CRISTINA ACUÑA PEREZ" w:date="2022-11-18T22:13:00Z" w:initials="">
    <w:p w14:paraId="00000401" w14:textId="77777777" w:rsidR="004438B5" w:rsidRDefault="004438B5">
      <w:pPr>
        <w:widowControl w:val="0"/>
        <w:pBdr>
          <w:top w:val="nil"/>
          <w:left w:val="nil"/>
          <w:bottom w:val="nil"/>
          <w:right w:val="nil"/>
          <w:between w:val="nil"/>
        </w:pBdr>
        <w:spacing w:line="240" w:lineRule="auto"/>
        <w:rPr>
          <w:color w:val="000000"/>
        </w:rPr>
      </w:pPr>
      <w:r>
        <w:rPr>
          <w:color w:val="000000"/>
        </w:rPr>
        <w:t>Respuesta correcta</w:t>
      </w:r>
    </w:p>
    <w:p w14:paraId="00000402" w14:textId="77777777" w:rsidR="004438B5" w:rsidRDefault="004438B5">
      <w:pPr>
        <w:widowControl w:val="0"/>
        <w:pBdr>
          <w:top w:val="nil"/>
          <w:left w:val="nil"/>
          <w:bottom w:val="nil"/>
          <w:right w:val="nil"/>
          <w:between w:val="nil"/>
        </w:pBdr>
        <w:spacing w:line="240" w:lineRule="auto"/>
        <w:rPr>
          <w:color w:val="000000"/>
        </w:rPr>
      </w:pPr>
      <w:r>
        <w:rPr>
          <w:color w:val="000000"/>
        </w:rPr>
        <w:t xml:space="preserve">¡Excelente! Has seleccionado la respuesta correcta. </w:t>
      </w:r>
    </w:p>
    <w:p w14:paraId="00000403" w14:textId="77777777" w:rsidR="004438B5" w:rsidRDefault="004438B5">
      <w:pPr>
        <w:widowControl w:val="0"/>
        <w:pBdr>
          <w:top w:val="nil"/>
          <w:left w:val="nil"/>
          <w:bottom w:val="nil"/>
          <w:right w:val="nil"/>
          <w:between w:val="nil"/>
        </w:pBdr>
        <w:spacing w:line="240" w:lineRule="auto"/>
        <w:rPr>
          <w:color w:val="000000"/>
        </w:rPr>
      </w:pPr>
      <w:r>
        <w:rPr>
          <w:color w:val="000000"/>
        </w:rPr>
        <w:t>Respuesta incorrecta</w:t>
      </w:r>
    </w:p>
    <w:p w14:paraId="00000404" w14:textId="77777777" w:rsidR="004438B5" w:rsidRDefault="004438B5">
      <w:pPr>
        <w:widowControl w:val="0"/>
        <w:pBdr>
          <w:top w:val="nil"/>
          <w:left w:val="nil"/>
          <w:bottom w:val="nil"/>
          <w:right w:val="nil"/>
          <w:between w:val="nil"/>
        </w:pBdr>
        <w:spacing w:line="240" w:lineRule="auto"/>
        <w:rPr>
          <w:color w:val="000000"/>
        </w:rPr>
      </w:pPr>
      <w:r>
        <w:rPr>
          <w:color w:val="000000"/>
        </w:rPr>
        <w:t>¡Vamos, inténtelo de nuevo! Lo invitamos a retomar el estudio de los saberes desarrollados en este componente formativo.</w:t>
      </w:r>
    </w:p>
  </w:comment>
  <w:comment w:id="80" w:author="ISABEL CRISTINA ACUÑA PEREZ" w:date="2022-11-18T22:56:00Z" w:initials="">
    <w:p w14:paraId="000003CF"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https://www.flaticon.es/sticker-gratis/computadora-portatil_4577514?term=estudio&amp;page=1&amp;position=25&amp;page=1&amp;position=25&amp;related_id=4577514&amp;origin=search</w:t>
      </w:r>
    </w:p>
  </w:comment>
  <w:comment w:id="81" w:author="ISABEL CRISTINA ACUÑA PEREZ" w:date="2022-11-18T22:13:00Z" w:initials="">
    <w:p w14:paraId="00000409" w14:textId="77777777" w:rsidR="004438B5" w:rsidRDefault="004438B5">
      <w:pPr>
        <w:widowControl w:val="0"/>
        <w:pBdr>
          <w:top w:val="nil"/>
          <w:left w:val="nil"/>
          <w:bottom w:val="nil"/>
          <w:right w:val="nil"/>
          <w:between w:val="nil"/>
        </w:pBdr>
        <w:spacing w:line="240" w:lineRule="auto"/>
        <w:rPr>
          <w:color w:val="000000"/>
        </w:rPr>
      </w:pPr>
      <w:r>
        <w:rPr>
          <w:color w:val="000000"/>
        </w:rPr>
        <w:t>Respuesta correcta</w:t>
      </w:r>
    </w:p>
    <w:p w14:paraId="0000040A" w14:textId="77777777" w:rsidR="004438B5" w:rsidRDefault="004438B5">
      <w:pPr>
        <w:widowControl w:val="0"/>
        <w:pBdr>
          <w:top w:val="nil"/>
          <w:left w:val="nil"/>
          <w:bottom w:val="nil"/>
          <w:right w:val="nil"/>
          <w:between w:val="nil"/>
        </w:pBdr>
        <w:spacing w:line="240" w:lineRule="auto"/>
        <w:rPr>
          <w:color w:val="000000"/>
        </w:rPr>
      </w:pPr>
      <w:r>
        <w:rPr>
          <w:color w:val="000000"/>
        </w:rPr>
        <w:t xml:space="preserve">¡Excelente! Has seleccionado la respuesta correcta. </w:t>
      </w:r>
    </w:p>
    <w:p w14:paraId="0000040B" w14:textId="77777777" w:rsidR="004438B5" w:rsidRDefault="004438B5">
      <w:pPr>
        <w:widowControl w:val="0"/>
        <w:pBdr>
          <w:top w:val="nil"/>
          <w:left w:val="nil"/>
          <w:bottom w:val="nil"/>
          <w:right w:val="nil"/>
          <w:between w:val="nil"/>
        </w:pBdr>
        <w:spacing w:line="240" w:lineRule="auto"/>
        <w:rPr>
          <w:color w:val="000000"/>
        </w:rPr>
      </w:pPr>
      <w:r>
        <w:rPr>
          <w:color w:val="000000"/>
        </w:rPr>
        <w:t>Respuesta incorrecta</w:t>
      </w:r>
    </w:p>
    <w:p w14:paraId="0000040C" w14:textId="77777777" w:rsidR="004438B5" w:rsidRDefault="004438B5">
      <w:pPr>
        <w:widowControl w:val="0"/>
        <w:pBdr>
          <w:top w:val="nil"/>
          <w:left w:val="nil"/>
          <w:bottom w:val="nil"/>
          <w:right w:val="nil"/>
          <w:between w:val="nil"/>
        </w:pBdr>
        <w:spacing w:line="240" w:lineRule="auto"/>
        <w:rPr>
          <w:color w:val="000000"/>
        </w:rPr>
      </w:pPr>
      <w:r>
        <w:rPr>
          <w:color w:val="000000"/>
        </w:rPr>
        <w:t>¡Vamos, inténtelo de nuevo! Lo invitamos a retomar el estudio de los saberes desarrollados en este componente formativo.</w:t>
      </w:r>
    </w:p>
  </w:comment>
  <w:comment w:id="82" w:author="ISABEL CRISTINA ACUÑA PEREZ" w:date="2022-11-18T22:58:00Z" w:initials="">
    <w:p w14:paraId="000003E7"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https://www.flaticon.es/sticker-gratis/mascota_4577519?related_id=4577519</w:t>
      </w:r>
    </w:p>
  </w:comment>
  <w:comment w:id="83" w:author="ISABEL CRISTINA ACUÑA PEREZ" w:date="2022-11-18T22:13:00Z" w:initials="">
    <w:p w14:paraId="0000042C" w14:textId="77777777" w:rsidR="004438B5" w:rsidRDefault="004438B5">
      <w:pPr>
        <w:widowControl w:val="0"/>
        <w:pBdr>
          <w:top w:val="nil"/>
          <w:left w:val="nil"/>
          <w:bottom w:val="nil"/>
          <w:right w:val="nil"/>
          <w:between w:val="nil"/>
        </w:pBdr>
        <w:spacing w:line="240" w:lineRule="auto"/>
        <w:rPr>
          <w:color w:val="000000"/>
        </w:rPr>
      </w:pPr>
      <w:r>
        <w:rPr>
          <w:color w:val="000000"/>
        </w:rPr>
        <w:t>Respuesta correcta</w:t>
      </w:r>
    </w:p>
    <w:p w14:paraId="0000042D" w14:textId="77777777" w:rsidR="004438B5" w:rsidRDefault="004438B5">
      <w:pPr>
        <w:widowControl w:val="0"/>
        <w:pBdr>
          <w:top w:val="nil"/>
          <w:left w:val="nil"/>
          <w:bottom w:val="nil"/>
          <w:right w:val="nil"/>
          <w:between w:val="nil"/>
        </w:pBdr>
        <w:spacing w:line="240" w:lineRule="auto"/>
        <w:rPr>
          <w:color w:val="000000"/>
        </w:rPr>
      </w:pPr>
      <w:r>
        <w:rPr>
          <w:color w:val="000000"/>
        </w:rPr>
        <w:t xml:space="preserve">¡Excelente! Has seleccionado la respuesta correcta. </w:t>
      </w:r>
    </w:p>
    <w:p w14:paraId="0000042E" w14:textId="77777777" w:rsidR="004438B5" w:rsidRDefault="004438B5">
      <w:pPr>
        <w:widowControl w:val="0"/>
        <w:pBdr>
          <w:top w:val="nil"/>
          <w:left w:val="nil"/>
          <w:bottom w:val="nil"/>
          <w:right w:val="nil"/>
          <w:between w:val="nil"/>
        </w:pBdr>
        <w:spacing w:line="240" w:lineRule="auto"/>
        <w:rPr>
          <w:color w:val="000000"/>
        </w:rPr>
      </w:pPr>
      <w:r>
        <w:rPr>
          <w:color w:val="000000"/>
        </w:rPr>
        <w:t>Respuesta incorrecta</w:t>
      </w:r>
    </w:p>
    <w:p w14:paraId="0000042F" w14:textId="77777777" w:rsidR="004438B5" w:rsidRDefault="004438B5">
      <w:pPr>
        <w:widowControl w:val="0"/>
        <w:pBdr>
          <w:top w:val="nil"/>
          <w:left w:val="nil"/>
          <w:bottom w:val="nil"/>
          <w:right w:val="nil"/>
          <w:between w:val="nil"/>
        </w:pBdr>
        <w:spacing w:line="240" w:lineRule="auto"/>
        <w:rPr>
          <w:color w:val="000000"/>
        </w:rPr>
      </w:pPr>
      <w:r>
        <w:rPr>
          <w:color w:val="000000"/>
        </w:rPr>
        <w:t>¡Vamos, inténtelo de nuevo! Lo invitamos a retomar el estudio de los saberes desarrollados en este componente formativo.</w:t>
      </w:r>
    </w:p>
  </w:comment>
  <w:comment w:id="84" w:author="ISABEL CRISTINA ACUÑA PEREZ" w:date="2022-11-18T22:59:00Z" w:initials="">
    <w:p w14:paraId="0000042B"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https://www.flaticon.es/sticker-gratis/estudiando_4819813?term=estudio&amp;page=1&amp;position=26&amp;page=1&amp;position=26&amp;related_id=4819813&amp;origin=search</w:t>
      </w:r>
    </w:p>
  </w:comment>
  <w:comment w:id="85" w:author="ISABEL CRISTINA ACUÑA PEREZ" w:date="2022-11-18T22:13:00Z" w:initials="">
    <w:p w14:paraId="000003D5" w14:textId="77777777" w:rsidR="004438B5" w:rsidRDefault="004438B5">
      <w:pPr>
        <w:widowControl w:val="0"/>
        <w:pBdr>
          <w:top w:val="nil"/>
          <w:left w:val="nil"/>
          <w:bottom w:val="nil"/>
          <w:right w:val="nil"/>
          <w:between w:val="nil"/>
        </w:pBdr>
        <w:spacing w:line="240" w:lineRule="auto"/>
        <w:rPr>
          <w:color w:val="000000"/>
        </w:rPr>
      </w:pPr>
      <w:r>
        <w:rPr>
          <w:color w:val="000000"/>
        </w:rPr>
        <w:t>Respuesta correcta</w:t>
      </w:r>
    </w:p>
    <w:p w14:paraId="000003D6" w14:textId="77777777" w:rsidR="004438B5" w:rsidRDefault="004438B5">
      <w:pPr>
        <w:widowControl w:val="0"/>
        <w:pBdr>
          <w:top w:val="nil"/>
          <w:left w:val="nil"/>
          <w:bottom w:val="nil"/>
          <w:right w:val="nil"/>
          <w:between w:val="nil"/>
        </w:pBdr>
        <w:spacing w:line="240" w:lineRule="auto"/>
        <w:rPr>
          <w:color w:val="000000"/>
        </w:rPr>
      </w:pPr>
      <w:r>
        <w:rPr>
          <w:color w:val="000000"/>
        </w:rPr>
        <w:t xml:space="preserve">¡Excelente! Has seleccionado la respuesta correcta. </w:t>
      </w:r>
    </w:p>
    <w:p w14:paraId="000003D7" w14:textId="77777777" w:rsidR="004438B5" w:rsidRDefault="004438B5">
      <w:pPr>
        <w:widowControl w:val="0"/>
        <w:pBdr>
          <w:top w:val="nil"/>
          <w:left w:val="nil"/>
          <w:bottom w:val="nil"/>
          <w:right w:val="nil"/>
          <w:between w:val="nil"/>
        </w:pBdr>
        <w:spacing w:line="240" w:lineRule="auto"/>
        <w:rPr>
          <w:color w:val="000000"/>
        </w:rPr>
      </w:pPr>
      <w:r>
        <w:rPr>
          <w:color w:val="000000"/>
        </w:rPr>
        <w:t>Respuesta incorrecta</w:t>
      </w:r>
    </w:p>
    <w:p w14:paraId="000003D8" w14:textId="77777777" w:rsidR="004438B5" w:rsidRDefault="004438B5">
      <w:pPr>
        <w:widowControl w:val="0"/>
        <w:pBdr>
          <w:top w:val="nil"/>
          <w:left w:val="nil"/>
          <w:bottom w:val="nil"/>
          <w:right w:val="nil"/>
          <w:between w:val="nil"/>
        </w:pBdr>
        <w:spacing w:line="240" w:lineRule="auto"/>
        <w:rPr>
          <w:color w:val="000000"/>
        </w:rPr>
      </w:pPr>
      <w:r>
        <w:rPr>
          <w:color w:val="000000"/>
        </w:rPr>
        <w:t>¡Vamos, inténtelo de nuevo! Lo invitamos a retomar el estudio de los saberes desarrollados en este componente formativo.</w:t>
      </w:r>
    </w:p>
  </w:comment>
  <w:comment w:id="86" w:author="ISABEL CRISTINA ACUÑA PEREZ" w:date="2022-11-18T23:01:00Z" w:initials="">
    <w:p w14:paraId="00000421"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https://www.flaticon.es/sticker-gratis/investigacion_8662585?term=estudio&amp;page=1&amp;position=36&amp;page=1&amp;position=36&amp;related_id=8662585&amp;origin=search</w:t>
      </w:r>
    </w:p>
  </w:comment>
  <w:comment w:id="87" w:author="ISABEL CRISTINA ACUÑA PEREZ" w:date="2022-11-18T22:13:00Z" w:initials="">
    <w:p w14:paraId="000003DF" w14:textId="77777777" w:rsidR="004438B5" w:rsidRDefault="004438B5">
      <w:pPr>
        <w:widowControl w:val="0"/>
        <w:pBdr>
          <w:top w:val="nil"/>
          <w:left w:val="nil"/>
          <w:bottom w:val="nil"/>
          <w:right w:val="nil"/>
          <w:between w:val="nil"/>
        </w:pBdr>
        <w:spacing w:line="240" w:lineRule="auto"/>
        <w:rPr>
          <w:color w:val="000000"/>
        </w:rPr>
      </w:pPr>
      <w:r>
        <w:rPr>
          <w:color w:val="000000"/>
        </w:rPr>
        <w:t>Respuesta correcta</w:t>
      </w:r>
    </w:p>
    <w:p w14:paraId="000003E0" w14:textId="77777777" w:rsidR="004438B5" w:rsidRDefault="004438B5">
      <w:pPr>
        <w:widowControl w:val="0"/>
        <w:pBdr>
          <w:top w:val="nil"/>
          <w:left w:val="nil"/>
          <w:bottom w:val="nil"/>
          <w:right w:val="nil"/>
          <w:between w:val="nil"/>
        </w:pBdr>
        <w:spacing w:line="240" w:lineRule="auto"/>
        <w:rPr>
          <w:color w:val="000000"/>
        </w:rPr>
      </w:pPr>
      <w:r>
        <w:rPr>
          <w:color w:val="000000"/>
        </w:rPr>
        <w:t xml:space="preserve">¡Excelente! Has seleccionado la respuesta correcta. </w:t>
      </w:r>
    </w:p>
    <w:p w14:paraId="000003E1" w14:textId="77777777" w:rsidR="004438B5" w:rsidRDefault="004438B5">
      <w:pPr>
        <w:widowControl w:val="0"/>
        <w:pBdr>
          <w:top w:val="nil"/>
          <w:left w:val="nil"/>
          <w:bottom w:val="nil"/>
          <w:right w:val="nil"/>
          <w:between w:val="nil"/>
        </w:pBdr>
        <w:spacing w:line="240" w:lineRule="auto"/>
        <w:rPr>
          <w:color w:val="000000"/>
        </w:rPr>
      </w:pPr>
      <w:r>
        <w:rPr>
          <w:color w:val="000000"/>
        </w:rPr>
        <w:t>Respuesta incorrecta</w:t>
      </w:r>
    </w:p>
    <w:p w14:paraId="000003E2" w14:textId="77777777" w:rsidR="004438B5" w:rsidRDefault="004438B5">
      <w:pPr>
        <w:widowControl w:val="0"/>
        <w:pBdr>
          <w:top w:val="nil"/>
          <w:left w:val="nil"/>
          <w:bottom w:val="nil"/>
          <w:right w:val="nil"/>
          <w:between w:val="nil"/>
        </w:pBdr>
        <w:spacing w:line="240" w:lineRule="auto"/>
        <w:rPr>
          <w:color w:val="000000"/>
        </w:rPr>
      </w:pPr>
      <w:r>
        <w:rPr>
          <w:color w:val="000000"/>
        </w:rPr>
        <w:t>¡Vamos, inténtelo de nuevo! Lo invitamos a retomar el estudio de los saberes desarrollados en este componente formativo.</w:t>
      </w:r>
    </w:p>
  </w:comment>
  <w:comment w:id="88" w:author="ISABEL CRISTINA ACUÑA PEREZ" w:date="2022-11-18T23:02:00Z" w:initials="">
    <w:p w14:paraId="00000428"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https://www.flaticon.es/sticker-premium/libro_5784079?term=estudio&amp;page=1&amp;position=41&amp;page=1&amp;position=41&amp;related_id=5784079&amp;origin=search</w:t>
      </w:r>
    </w:p>
  </w:comment>
  <w:comment w:id="89" w:author="ISABEL CRISTINA ACUÑA PEREZ" w:date="2022-11-18T22:13:00Z" w:initials="">
    <w:p w14:paraId="000003CB" w14:textId="77777777" w:rsidR="004438B5" w:rsidRDefault="004438B5">
      <w:pPr>
        <w:widowControl w:val="0"/>
        <w:pBdr>
          <w:top w:val="nil"/>
          <w:left w:val="nil"/>
          <w:bottom w:val="nil"/>
          <w:right w:val="nil"/>
          <w:between w:val="nil"/>
        </w:pBdr>
        <w:spacing w:line="240" w:lineRule="auto"/>
        <w:rPr>
          <w:color w:val="000000"/>
        </w:rPr>
      </w:pPr>
      <w:r>
        <w:rPr>
          <w:color w:val="000000"/>
        </w:rPr>
        <w:t>Respuesta correcta</w:t>
      </w:r>
    </w:p>
    <w:p w14:paraId="000003CC" w14:textId="77777777" w:rsidR="004438B5" w:rsidRDefault="004438B5">
      <w:pPr>
        <w:widowControl w:val="0"/>
        <w:pBdr>
          <w:top w:val="nil"/>
          <w:left w:val="nil"/>
          <w:bottom w:val="nil"/>
          <w:right w:val="nil"/>
          <w:between w:val="nil"/>
        </w:pBdr>
        <w:spacing w:line="240" w:lineRule="auto"/>
        <w:rPr>
          <w:color w:val="000000"/>
        </w:rPr>
      </w:pPr>
      <w:r>
        <w:rPr>
          <w:color w:val="000000"/>
        </w:rPr>
        <w:t xml:space="preserve">¡Excelente! Has seleccionado la respuesta correcta. </w:t>
      </w:r>
    </w:p>
    <w:p w14:paraId="000003CD" w14:textId="77777777" w:rsidR="004438B5" w:rsidRDefault="004438B5">
      <w:pPr>
        <w:widowControl w:val="0"/>
        <w:pBdr>
          <w:top w:val="nil"/>
          <w:left w:val="nil"/>
          <w:bottom w:val="nil"/>
          <w:right w:val="nil"/>
          <w:between w:val="nil"/>
        </w:pBdr>
        <w:spacing w:line="240" w:lineRule="auto"/>
        <w:rPr>
          <w:color w:val="000000"/>
        </w:rPr>
      </w:pPr>
      <w:r>
        <w:rPr>
          <w:color w:val="000000"/>
        </w:rPr>
        <w:t>Respuesta incorrecta</w:t>
      </w:r>
    </w:p>
    <w:p w14:paraId="000003CE" w14:textId="77777777" w:rsidR="004438B5" w:rsidRDefault="004438B5">
      <w:pPr>
        <w:widowControl w:val="0"/>
        <w:pBdr>
          <w:top w:val="nil"/>
          <w:left w:val="nil"/>
          <w:bottom w:val="nil"/>
          <w:right w:val="nil"/>
          <w:between w:val="nil"/>
        </w:pBdr>
        <w:spacing w:line="240" w:lineRule="auto"/>
        <w:rPr>
          <w:color w:val="000000"/>
        </w:rPr>
      </w:pPr>
      <w:r>
        <w:rPr>
          <w:color w:val="000000"/>
        </w:rPr>
        <w:t>¡Vamos, inténtelo de nuevo! Lo invitamos a retomar el estudio de los saberes desarrollados en este componente formativo.</w:t>
      </w:r>
    </w:p>
  </w:comment>
  <w:comment w:id="91" w:author="ISABEL CRISTINA ACUÑA PEREZ" w:date="2022-11-18T23:06:00Z" w:initials="">
    <w:p w14:paraId="00000407"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https://www.flaticon.es/sticker-gratis/libros_4524556?term=estudio&amp;page=1&amp;position=49&amp;page=1&amp;position=49&amp;related_id=4524556&amp;origin=search</w:t>
      </w:r>
    </w:p>
  </w:comment>
  <w:comment w:id="92" w:author="ISABEL CRISTINA ACUÑA PEREZ" w:date="2022-11-18T23:14:00Z" w:initials="">
    <w:p w14:paraId="000003D3"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https://www.flaticon.es/sticker-gratis/libro_7273751?term=estudio&amp;page=1&amp;position=50&amp;page=1&amp;position=50&amp;related_id=7273751&amp;origin=search</w:t>
      </w:r>
    </w:p>
  </w:comment>
  <w:comment w:id="93" w:author="ISABEL CRISTINA ACUÑA PEREZ" w:date="2022-11-18T22:13:00Z" w:initials="">
    <w:p w14:paraId="000003F1" w14:textId="77777777" w:rsidR="004438B5" w:rsidRDefault="004438B5">
      <w:pPr>
        <w:widowControl w:val="0"/>
        <w:pBdr>
          <w:top w:val="nil"/>
          <w:left w:val="nil"/>
          <w:bottom w:val="nil"/>
          <w:right w:val="nil"/>
          <w:between w:val="nil"/>
        </w:pBdr>
        <w:spacing w:line="240" w:lineRule="auto"/>
        <w:rPr>
          <w:color w:val="000000"/>
        </w:rPr>
      </w:pPr>
      <w:r>
        <w:rPr>
          <w:color w:val="000000"/>
        </w:rPr>
        <w:t>Respuesta correcta</w:t>
      </w:r>
    </w:p>
    <w:p w14:paraId="000003F2" w14:textId="77777777" w:rsidR="004438B5" w:rsidRDefault="004438B5">
      <w:pPr>
        <w:widowControl w:val="0"/>
        <w:pBdr>
          <w:top w:val="nil"/>
          <w:left w:val="nil"/>
          <w:bottom w:val="nil"/>
          <w:right w:val="nil"/>
          <w:between w:val="nil"/>
        </w:pBdr>
        <w:spacing w:line="240" w:lineRule="auto"/>
        <w:rPr>
          <w:color w:val="000000"/>
        </w:rPr>
      </w:pPr>
      <w:r>
        <w:rPr>
          <w:color w:val="000000"/>
        </w:rPr>
        <w:t xml:space="preserve">¡Excelente! Has seleccionado la respuesta correcta. </w:t>
      </w:r>
    </w:p>
    <w:p w14:paraId="000003F3" w14:textId="77777777" w:rsidR="004438B5" w:rsidRDefault="004438B5">
      <w:pPr>
        <w:widowControl w:val="0"/>
        <w:pBdr>
          <w:top w:val="nil"/>
          <w:left w:val="nil"/>
          <w:bottom w:val="nil"/>
          <w:right w:val="nil"/>
          <w:between w:val="nil"/>
        </w:pBdr>
        <w:spacing w:line="240" w:lineRule="auto"/>
        <w:rPr>
          <w:color w:val="000000"/>
        </w:rPr>
      </w:pPr>
      <w:r>
        <w:rPr>
          <w:color w:val="000000"/>
        </w:rPr>
        <w:t>Respuesta incorrecta</w:t>
      </w:r>
    </w:p>
    <w:p w14:paraId="000003F4" w14:textId="77777777" w:rsidR="004438B5" w:rsidRDefault="004438B5">
      <w:pPr>
        <w:widowControl w:val="0"/>
        <w:pBdr>
          <w:top w:val="nil"/>
          <w:left w:val="nil"/>
          <w:bottom w:val="nil"/>
          <w:right w:val="nil"/>
          <w:between w:val="nil"/>
        </w:pBdr>
        <w:spacing w:line="240" w:lineRule="auto"/>
        <w:rPr>
          <w:color w:val="000000"/>
        </w:rPr>
      </w:pPr>
      <w:r>
        <w:rPr>
          <w:color w:val="000000"/>
        </w:rPr>
        <w:t>¡Vamos, inténtelo de nuevo! Lo invitamos a retomar el estudio de los saberes desarrollados en este componente formativo.</w:t>
      </w:r>
    </w:p>
  </w:comment>
  <w:comment w:id="94" w:author="ISABEL CRISTINA ACUÑA PEREZ" w:date="2022-11-18T23:15:00Z" w:initials="">
    <w:p w14:paraId="000003E5"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https://www.flaticon.es/sticker-gratis/libro_7273754?related_id=7273754</w:t>
      </w:r>
    </w:p>
  </w:comment>
  <w:comment w:id="95" w:author="ISABEL CRISTINA ACUÑA PEREZ" w:date="2022-11-18T22:13:00Z" w:initials="">
    <w:p w14:paraId="000003ED" w14:textId="77777777" w:rsidR="004438B5" w:rsidRDefault="004438B5">
      <w:pPr>
        <w:widowControl w:val="0"/>
        <w:pBdr>
          <w:top w:val="nil"/>
          <w:left w:val="nil"/>
          <w:bottom w:val="nil"/>
          <w:right w:val="nil"/>
          <w:between w:val="nil"/>
        </w:pBdr>
        <w:spacing w:line="240" w:lineRule="auto"/>
        <w:rPr>
          <w:color w:val="000000"/>
        </w:rPr>
      </w:pPr>
      <w:r>
        <w:rPr>
          <w:color w:val="000000"/>
        </w:rPr>
        <w:t>Respuesta correcta</w:t>
      </w:r>
    </w:p>
    <w:p w14:paraId="000003EE" w14:textId="77777777" w:rsidR="004438B5" w:rsidRDefault="004438B5">
      <w:pPr>
        <w:widowControl w:val="0"/>
        <w:pBdr>
          <w:top w:val="nil"/>
          <w:left w:val="nil"/>
          <w:bottom w:val="nil"/>
          <w:right w:val="nil"/>
          <w:between w:val="nil"/>
        </w:pBdr>
        <w:spacing w:line="240" w:lineRule="auto"/>
        <w:rPr>
          <w:color w:val="000000"/>
        </w:rPr>
      </w:pPr>
      <w:r>
        <w:rPr>
          <w:color w:val="000000"/>
        </w:rPr>
        <w:t xml:space="preserve">¡Excelente! Has seleccionado la respuesta correcta. </w:t>
      </w:r>
    </w:p>
    <w:p w14:paraId="000003EF" w14:textId="77777777" w:rsidR="004438B5" w:rsidRDefault="004438B5">
      <w:pPr>
        <w:widowControl w:val="0"/>
        <w:pBdr>
          <w:top w:val="nil"/>
          <w:left w:val="nil"/>
          <w:bottom w:val="nil"/>
          <w:right w:val="nil"/>
          <w:between w:val="nil"/>
        </w:pBdr>
        <w:spacing w:line="240" w:lineRule="auto"/>
        <w:rPr>
          <w:color w:val="000000"/>
        </w:rPr>
      </w:pPr>
      <w:r>
        <w:rPr>
          <w:color w:val="000000"/>
        </w:rPr>
        <w:t>Respuesta incorrecta</w:t>
      </w:r>
    </w:p>
    <w:p w14:paraId="000003F0" w14:textId="77777777" w:rsidR="004438B5" w:rsidRDefault="004438B5">
      <w:pPr>
        <w:widowControl w:val="0"/>
        <w:pBdr>
          <w:top w:val="nil"/>
          <w:left w:val="nil"/>
          <w:bottom w:val="nil"/>
          <w:right w:val="nil"/>
          <w:between w:val="nil"/>
        </w:pBdr>
        <w:spacing w:line="240" w:lineRule="auto"/>
        <w:rPr>
          <w:color w:val="000000"/>
        </w:rPr>
      </w:pPr>
      <w:r>
        <w:rPr>
          <w:color w:val="000000"/>
        </w:rPr>
        <w:t>¡Vamos, inténtelo de nuevo! Lo invitamos a retomar el estudio de los saberes desarrollados en este componente formativo.</w:t>
      </w:r>
    </w:p>
  </w:comment>
  <w:comment w:id="96" w:author="ISABEL CRISTINA ACUÑA PEREZ" w:date="2022-11-18T23:16:00Z" w:initials="">
    <w:p w14:paraId="000003F6"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https://www.flaticon.es/sticker-gratis/matematicas_7189960?term=estudio&amp;page=1&amp;position=60&amp;page=1&amp;position=60&amp;related_id=7189960&amp;origin=search</w:t>
      </w:r>
    </w:p>
  </w:comment>
  <w:comment w:id="97" w:author="ISABEL CRISTINA ACUÑA PEREZ" w:date="2022-11-18T22:13:00Z" w:initials="">
    <w:p w14:paraId="000003E8" w14:textId="77777777" w:rsidR="004438B5" w:rsidRDefault="004438B5">
      <w:pPr>
        <w:widowControl w:val="0"/>
        <w:pBdr>
          <w:top w:val="nil"/>
          <w:left w:val="nil"/>
          <w:bottom w:val="nil"/>
          <w:right w:val="nil"/>
          <w:between w:val="nil"/>
        </w:pBdr>
        <w:spacing w:line="240" w:lineRule="auto"/>
        <w:rPr>
          <w:color w:val="000000"/>
        </w:rPr>
      </w:pPr>
      <w:r>
        <w:rPr>
          <w:color w:val="000000"/>
        </w:rPr>
        <w:t>Respuesta correcta</w:t>
      </w:r>
    </w:p>
    <w:p w14:paraId="000003E9" w14:textId="77777777" w:rsidR="004438B5" w:rsidRDefault="004438B5">
      <w:pPr>
        <w:widowControl w:val="0"/>
        <w:pBdr>
          <w:top w:val="nil"/>
          <w:left w:val="nil"/>
          <w:bottom w:val="nil"/>
          <w:right w:val="nil"/>
          <w:between w:val="nil"/>
        </w:pBdr>
        <w:spacing w:line="240" w:lineRule="auto"/>
        <w:rPr>
          <w:color w:val="000000"/>
        </w:rPr>
      </w:pPr>
      <w:r>
        <w:rPr>
          <w:color w:val="000000"/>
        </w:rPr>
        <w:t xml:space="preserve">¡Excelente! Has seleccionado la respuesta correcta. </w:t>
      </w:r>
    </w:p>
    <w:p w14:paraId="000003EA" w14:textId="77777777" w:rsidR="004438B5" w:rsidRDefault="004438B5">
      <w:pPr>
        <w:widowControl w:val="0"/>
        <w:pBdr>
          <w:top w:val="nil"/>
          <w:left w:val="nil"/>
          <w:bottom w:val="nil"/>
          <w:right w:val="nil"/>
          <w:between w:val="nil"/>
        </w:pBdr>
        <w:spacing w:line="240" w:lineRule="auto"/>
        <w:rPr>
          <w:color w:val="000000"/>
        </w:rPr>
      </w:pPr>
      <w:r>
        <w:rPr>
          <w:color w:val="000000"/>
        </w:rPr>
        <w:t>Respuesta incorrecta</w:t>
      </w:r>
    </w:p>
    <w:p w14:paraId="000003EB" w14:textId="77777777" w:rsidR="004438B5" w:rsidRDefault="004438B5">
      <w:pPr>
        <w:widowControl w:val="0"/>
        <w:pBdr>
          <w:top w:val="nil"/>
          <w:left w:val="nil"/>
          <w:bottom w:val="nil"/>
          <w:right w:val="nil"/>
          <w:between w:val="nil"/>
        </w:pBdr>
        <w:spacing w:line="240" w:lineRule="auto"/>
        <w:rPr>
          <w:color w:val="000000"/>
        </w:rPr>
      </w:pPr>
      <w:r>
        <w:rPr>
          <w:color w:val="000000"/>
        </w:rPr>
        <w:t>¡Vamos, inténtelo de nuevo! Lo invitamos a retomar el estudio de los saberes desarrollados en este componente formativo.</w:t>
      </w:r>
    </w:p>
  </w:comment>
  <w:comment w:id="98" w:author="ISABEL CRISTINA ACUÑA PEREZ" w:date="2022-11-18T23:17:00Z" w:initials="">
    <w:p w14:paraId="000003FE" w14:textId="77777777" w:rsidR="004438B5" w:rsidRDefault="004438B5">
      <w:pPr>
        <w:widowControl w:val="0"/>
        <w:pBdr>
          <w:top w:val="nil"/>
          <w:left w:val="nil"/>
          <w:bottom w:val="nil"/>
          <w:right w:val="nil"/>
          <w:between w:val="nil"/>
        </w:pBdr>
        <w:spacing w:line="240" w:lineRule="auto"/>
        <w:rPr>
          <w:color w:val="000000"/>
        </w:rPr>
      </w:pPr>
      <w:r>
        <w:rPr>
          <w:color w:val="000000"/>
        </w:rPr>
        <w:t>https://www.flaticon.es/sticker-gratis/estudiante_5266959?term=estudio&amp;page=1&amp;position=39&amp;page=1&amp;position=39&amp;related_id=5266959&amp;origin=search</w:t>
      </w:r>
    </w:p>
  </w:comment>
  <w:comment w:id="99" w:author="ISABEL CRISTINA ACUÑA PEREZ" w:date="2022-11-18T22:13:00Z" w:initials="">
    <w:p w14:paraId="00000417" w14:textId="77777777" w:rsidR="004438B5" w:rsidRDefault="004438B5">
      <w:pPr>
        <w:widowControl w:val="0"/>
        <w:pBdr>
          <w:top w:val="nil"/>
          <w:left w:val="nil"/>
          <w:bottom w:val="nil"/>
          <w:right w:val="nil"/>
          <w:between w:val="nil"/>
        </w:pBdr>
        <w:spacing w:line="240" w:lineRule="auto"/>
        <w:rPr>
          <w:color w:val="000000"/>
        </w:rPr>
      </w:pPr>
      <w:r>
        <w:rPr>
          <w:color w:val="000000"/>
        </w:rPr>
        <w:t>Respuesta correcta</w:t>
      </w:r>
    </w:p>
    <w:p w14:paraId="00000418" w14:textId="77777777" w:rsidR="004438B5" w:rsidRDefault="004438B5">
      <w:pPr>
        <w:widowControl w:val="0"/>
        <w:pBdr>
          <w:top w:val="nil"/>
          <w:left w:val="nil"/>
          <w:bottom w:val="nil"/>
          <w:right w:val="nil"/>
          <w:between w:val="nil"/>
        </w:pBdr>
        <w:spacing w:line="240" w:lineRule="auto"/>
        <w:rPr>
          <w:color w:val="000000"/>
        </w:rPr>
      </w:pPr>
      <w:r>
        <w:rPr>
          <w:color w:val="000000"/>
        </w:rPr>
        <w:t xml:space="preserve">¡Excelente! Has seleccionado la respuesta correcta. </w:t>
      </w:r>
    </w:p>
    <w:p w14:paraId="00000419" w14:textId="77777777" w:rsidR="004438B5" w:rsidRDefault="004438B5">
      <w:pPr>
        <w:widowControl w:val="0"/>
        <w:pBdr>
          <w:top w:val="nil"/>
          <w:left w:val="nil"/>
          <w:bottom w:val="nil"/>
          <w:right w:val="nil"/>
          <w:between w:val="nil"/>
        </w:pBdr>
        <w:spacing w:line="240" w:lineRule="auto"/>
        <w:rPr>
          <w:color w:val="000000"/>
        </w:rPr>
      </w:pPr>
      <w:r>
        <w:rPr>
          <w:color w:val="000000"/>
        </w:rPr>
        <w:t>Respuesta incorrecta</w:t>
      </w:r>
    </w:p>
    <w:p w14:paraId="0000041A" w14:textId="77777777" w:rsidR="004438B5" w:rsidRDefault="004438B5">
      <w:pPr>
        <w:widowControl w:val="0"/>
        <w:pBdr>
          <w:top w:val="nil"/>
          <w:left w:val="nil"/>
          <w:bottom w:val="nil"/>
          <w:right w:val="nil"/>
          <w:between w:val="nil"/>
        </w:pBdr>
        <w:spacing w:line="240" w:lineRule="auto"/>
        <w:rPr>
          <w:color w:val="000000"/>
        </w:rPr>
      </w:pPr>
      <w:r>
        <w:rPr>
          <w:color w:val="000000"/>
        </w:rPr>
        <w:t>¡Vamos, inténtelo de nuevo! Lo invitamos a retomar el estudio de los saberes desarrollados en este componente formativo.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D2" w15:done="0"/>
  <w15:commentEx w15:paraId="0000041B" w15:done="0"/>
  <w15:commentEx w15:paraId="000003DB" w15:done="0"/>
  <w15:commentEx w15:paraId="000003E3" w15:done="0"/>
  <w15:commentEx w15:paraId="00000412" w15:done="0"/>
  <w15:commentEx w15:paraId="00000425" w15:done="0"/>
  <w15:commentEx w15:paraId="000003C9" w15:done="0"/>
  <w15:commentEx w15:paraId="00000415" w15:done="0"/>
  <w15:commentEx w15:paraId="0000042A" w15:done="0"/>
  <w15:commentEx w15:paraId="0000041D" w15:done="0"/>
  <w15:commentEx w15:paraId="000003F5" w15:done="0"/>
  <w15:commentEx w15:paraId="000003FC" w15:done="0"/>
  <w15:commentEx w15:paraId="00000435" w15:done="0"/>
  <w15:commentEx w15:paraId="000003D1" w15:done="0"/>
  <w15:commentEx w15:paraId="00000405" w15:done="0"/>
  <w15:commentEx w15:paraId="00000437" w15:done="0"/>
  <w15:commentEx w15:paraId="000003E6" w15:done="0"/>
  <w15:commentEx w15:paraId="00000427" w15:done="0"/>
  <w15:commentEx w15:paraId="00000423" w15:done="0"/>
  <w15:commentEx w15:paraId="000003DE" w15:done="0"/>
  <w15:commentEx w15:paraId="00000406" w15:done="0"/>
  <w15:commentEx w15:paraId="000003FD" w15:done="0"/>
  <w15:commentEx w15:paraId="00000429" w15:done="0"/>
  <w15:commentEx w15:paraId="0000041E" w15:done="0"/>
  <w15:commentEx w15:paraId="00000408" w15:done="0"/>
  <w15:commentEx w15:paraId="000003E4" w15:done="0"/>
  <w15:commentEx w15:paraId="0000041C" w15:done="0"/>
  <w15:commentEx w15:paraId="00000426" w15:done="0"/>
  <w15:commentEx w15:paraId="0000041F" w15:done="0"/>
  <w15:commentEx w15:paraId="00000439" w15:done="0"/>
  <w15:commentEx w15:paraId="00000438" w15:done="0"/>
  <w15:commentEx w15:paraId="000003CA" w15:done="0"/>
  <w15:commentEx w15:paraId="0000040F" w15:done="0"/>
  <w15:commentEx w15:paraId="000003D4" w15:done="0"/>
  <w15:commentEx w15:paraId="0000040E" w15:done="0"/>
  <w15:commentEx w15:paraId="000003FB" w15:done="0"/>
  <w15:commentEx w15:paraId="00000414" w15:done="0"/>
  <w15:commentEx w15:paraId="000003FF" w15:done="0"/>
  <w15:commentEx w15:paraId="000003EC" w15:done="0"/>
  <w15:commentEx w15:paraId="000003D0" w15:done="0"/>
  <w15:commentEx w15:paraId="00000416" w15:done="0"/>
  <w15:commentEx w15:paraId="00000422" w15:done="0"/>
  <w15:commentEx w15:paraId="0000043A" w15:done="0"/>
  <w15:commentEx w15:paraId="0000040D" w15:done="0"/>
  <w15:commentEx w15:paraId="000003DD" w15:done="0"/>
  <w15:commentEx w15:paraId="00000434" w15:done="0"/>
  <w15:commentEx w15:paraId="000003DA" w15:done="0"/>
  <w15:commentEx w15:paraId="000003D9" w15:done="0"/>
  <w15:commentEx w15:paraId="00000413" w15:done="0"/>
  <w15:commentEx w15:paraId="00000400" w15:done="0"/>
  <w15:commentEx w15:paraId="00000424" w15:done="0"/>
  <w15:commentEx w15:paraId="00000436" w15:done="0"/>
  <w15:commentEx w15:paraId="00000420" w15:done="0"/>
  <w15:commentEx w15:paraId="00000410" w15:done="0"/>
  <w15:commentEx w15:paraId="000003FA" w15:done="0"/>
  <w15:commentEx w15:paraId="00000411" w15:done="0"/>
  <w15:commentEx w15:paraId="00000433" w15:done="0"/>
  <w15:commentEx w15:paraId="000003DC" w15:done="0"/>
  <w15:commentEx w15:paraId="00000404" w15:done="0"/>
  <w15:commentEx w15:paraId="000003CF" w15:done="0"/>
  <w15:commentEx w15:paraId="0000040C" w15:done="0"/>
  <w15:commentEx w15:paraId="000003E7" w15:done="0"/>
  <w15:commentEx w15:paraId="0000042F" w15:done="0"/>
  <w15:commentEx w15:paraId="0000042B" w15:done="0"/>
  <w15:commentEx w15:paraId="000003D8" w15:done="0"/>
  <w15:commentEx w15:paraId="00000421" w15:done="0"/>
  <w15:commentEx w15:paraId="000003E2" w15:done="0"/>
  <w15:commentEx w15:paraId="00000428" w15:done="0"/>
  <w15:commentEx w15:paraId="000003CE" w15:done="0"/>
  <w15:commentEx w15:paraId="00000407" w15:done="0"/>
  <w15:commentEx w15:paraId="000003D3" w15:done="0"/>
  <w15:commentEx w15:paraId="000003F4" w15:done="0"/>
  <w15:commentEx w15:paraId="000003E5" w15:done="0"/>
  <w15:commentEx w15:paraId="000003F0" w15:done="0"/>
  <w15:commentEx w15:paraId="000003F6" w15:done="0"/>
  <w15:commentEx w15:paraId="000003EB" w15:done="0"/>
  <w15:commentEx w15:paraId="000003FE" w15:done="0"/>
  <w15:commentEx w15:paraId="0000041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D2" w16cid:durableId="2729B1AA"/>
  <w16cid:commentId w16cid:paraId="0000041B" w16cid:durableId="2729B1A9"/>
  <w16cid:commentId w16cid:paraId="000003DB" w16cid:durableId="2729B1A8"/>
  <w16cid:commentId w16cid:paraId="000003E3" w16cid:durableId="2729B1A7"/>
  <w16cid:commentId w16cid:paraId="00000412" w16cid:durableId="2729B1A6"/>
  <w16cid:commentId w16cid:paraId="00000425" w16cid:durableId="2729B1A5"/>
  <w16cid:commentId w16cid:paraId="000003C9" w16cid:durableId="2729B1A4"/>
  <w16cid:commentId w16cid:paraId="00000415" w16cid:durableId="2729B1A3"/>
  <w16cid:commentId w16cid:paraId="0000042A" w16cid:durableId="2729B1A2"/>
  <w16cid:commentId w16cid:paraId="0000041D" w16cid:durableId="2729B1A1"/>
  <w16cid:commentId w16cid:paraId="000003F5" w16cid:durableId="2729B1A0"/>
  <w16cid:commentId w16cid:paraId="000003FC" w16cid:durableId="2729B19F"/>
  <w16cid:commentId w16cid:paraId="00000435" w16cid:durableId="2729B19E"/>
  <w16cid:commentId w16cid:paraId="000003D1" w16cid:durableId="2729B19D"/>
  <w16cid:commentId w16cid:paraId="00000405" w16cid:durableId="2729B19C"/>
  <w16cid:commentId w16cid:paraId="00000437" w16cid:durableId="2729B19B"/>
  <w16cid:commentId w16cid:paraId="000003E6" w16cid:durableId="2729B19A"/>
  <w16cid:commentId w16cid:paraId="00000427" w16cid:durableId="2729B199"/>
  <w16cid:commentId w16cid:paraId="00000423" w16cid:durableId="2729B198"/>
  <w16cid:commentId w16cid:paraId="000003DE" w16cid:durableId="2729B197"/>
  <w16cid:commentId w16cid:paraId="00000406" w16cid:durableId="2729B196"/>
  <w16cid:commentId w16cid:paraId="000003FD" w16cid:durableId="2729B195"/>
  <w16cid:commentId w16cid:paraId="00000429" w16cid:durableId="2729B194"/>
  <w16cid:commentId w16cid:paraId="0000041E" w16cid:durableId="2729B193"/>
  <w16cid:commentId w16cid:paraId="00000408" w16cid:durableId="2729B192"/>
  <w16cid:commentId w16cid:paraId="000003E4" w16cid:durableId="2729B191"/>
  <w16cid:commentId w16cid:paraId="0000041C" w16cid:durableId="2729B190"/>
  <w16cid:commentId w16cid:paraId="00000426" w16cid:durableId="2729B18F"/>
  <w16cid:commentId w16cid:paraId="0000041F" w16cid:durableId="2729B18E"/>
  <w16cid:commentId w16cid:paraId="00000439" w16cid:durableId="2729B18D"/>
  <w16cid:commentId w16cid:paraId="00000438" w16cid:durableId="2729B18C"/>
  <w16cid:commentId w16cid:paraId="000003CA" w16cid:durableId="2729B18B"/>
  <w16cid:commentId w16cid:paraId="0000040F" w16cid:durableId="2729B18A"/>
  <w16cid:commentId w16cid:paraId="000003D4" w16cid:durableId="2729B189"/>
  <w16cid:commentId w16cid:paraId="0000040E" w16cid:durableId="2729B188"/>
  <w16cid:commentId w16cid:paraId="000003FB" w16cid:durableId="2729B187"/>
  <w16cid:commentId w16cid:paraId="00000414" w16cid:durableId="2729B186"/>
  <w16cid:commentId w16cid:paraId="000003FF" w16cid:durableId="2729B185"/>
  <w16cid:commentId w16cid:paraId="000003EC" w16cid:durableId="2729B184"/>
  <w16cid:commentId w16cid:paraId="000003D0" w16cid:durableId="2729B183"/>
  <w16cid:commentId w16cid:paraId="00000416" w16cid:durableId="2729B182"/>
  <w16cid:commentId w16cid:paraId="00000422" w16cid:durableId="2729B181"/>
  <w16cid:commentId w16cid:paraId="0000043A" w16cid:durableId="2729B180"/>
  <w16cid:commentId w16cid:paraId="0000040D" w16cid:durableId="2729B17F"/>
  <w16cid:commentId w16cid:paraId="000003DD" w16cid:durableId="2729B17E"/>
  <w16cid:commentId w16cid:paraId="00000434" w16cid:durableId="2729B17D"/>
  <w16cid:commentId w16cid:paraId="000003DA" w16cid:durableId="2729B17C"/>
  <w16cid:commentId w16cid:paraId="000003D9" w16cid:durableId="2729B17B"/>
  <w16cid:commentId w16cid:paraId="00000413" w16cid:durableId="2729B17A"/>
  <w16cid:commentId w16cid:paraId="00000400" w16cid:durableId="2729B179"/>
  <w16cid:commentId w16cid:paraId="00000424" w16cid:durableId="2729B178"/>
  <w16cid:commentId w16cid:paraId="00000436" w16cid:durableId="2729B177"/>
  <w16cid:commentId w16cid:paraId="00000420" w16cid:durableId="2729B176"/>
  <w16cid:commentId w16cid:paraId="00000410" w16cid:durableId="2729B175"/>
  <w16cid:commentId w16cid:paraId="000003FA" w16cid:durableId="2729B174"/>
  <w16cid:commentId w16cid:paraId="00000411" w16cid:durableId="2729B173"/>
  <w16cid:commentId w16cid:paraId="00000433" w16cid:durableId="2729B172"/>
  <w16cid:commentId w16cid:paraId="000003DC" w16cid:durableId="2729B171"/>
  <w16cid:commentId w16cid:paraId="00000404" w16cid:durableId="2729B170"/>
  <w16cid:commentId w16cid:paraId="000003CF" w16cid:durableId="2729B16F"/>
  <w16cid:commentId w16cid:paraId="0000040C" w16cid:durableId="2729B16E"/>
  <w16cid:commentId w16cid:paraId="000003E7" w16cid:durableId="2729B16D"/>
  <w16cid:commentId w16cid:paraId="0000042F" w16cid:durableId="2729B16C"/>
  <w16cid:commentId w16cid:paraId="0000042B" w16cid:durableId="2729B16B"/>
  <w16cid:commentId w16cid:paraId="000003D8" w16cid:durableId="2729B16A"/>
  <w16cid:commentId w16cid:paraId="00000421" w16cid:durableId="2729B169"/>
  <w16cid:commentId w16cid:paraId="000003E2" w16cid:durableId="2729B168"/>
  <w16cid:commentId w16cid:paraId="00000428" w16cid:durableId="2729B167"/>
  <w16cid:commentId w16cid:paraId="000003CE" w16cid:durableId="2729B166"/>
  <w16cid:commentId w16cid:paraId="00000407" w16cid:durableId="2729B165"/>
  <w16cid:commentId w16cid:paraId="000003D3" w16cid:durableId="2729B164"/>
  <w16cid:commentId w16cid:paraId="000003F4" w16cid:durableId="2729B163"/>
  <w16cid:commentId w16cid:paraId="000003E5" w16cid:durableId="2729B162"/>
  <w16cid:commentId w16cid:paraId="000003F0" w16cid:durableId="2729B161"/>
  <w16cid:commentId w16cid:paraId="000003F6" w16cid:durableId="2729B160"/>
  <w16cid:commentId w16cid:paraId="000003EB" w16cid:durableId="2729B15F"/>
  <w16cid:commentId w16cid:paraId="000003FE" w16cid:durableId="2729B15E"/>
  <w16cid:commentId w16cid:paraId="0000041A" w16cid:durableId="2729B1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EC5CC" w14:textId="77777777" w:rsidR="008A4B84" w:rsidRDefault="008A4B84">
      <w:pPr>
        <w:spacing w:line="240" w:lineRule="auto"/>
      </w:pPr>
      <w:r>
        <w:separator/>
      </w:r>
    </w:p>
  </w:endnote>
  <w:endnote w:type="continuationSeparator" w:id="0">
    <w:p w14:paraId="68AD9F8A" w14:textId="77777777" w:rsidR="008A4B84" w:rsidRDefault="008A4B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roxima nova semibold">
    <w:altName w:val="Tahom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C8" w14:textId="77777777" w:rsidR="004438B5" w:rsidRDefault="004438B5">
    <w:pPr>
      <w:pBdr>
        <w:top w:val="nil"/>
        <w:left w:val="nil"/>
        <w:bottom w:val="nil"/>
        <w:right w:val="nil"/>
        <w:between w:val="nil"/>
      </w:pBdr>
      <w:tabs>
        <w:tab w:val="center" w:pos="4419"/>
        <w:tab w:val="right" w:pos="8838"/>
      </w:tabs>
      <w:spacing w:line="240" w:lineRule="auto"/>
      <w:rPr>
        <w:color w:val="000000"/>
      </w:rPr>
    </w:pPr>
    <w:r>
      <w:rPr>
        <w:noProof/>
      </w:rPr>
      <w:drawing>
        <wp:anchor distT="0" distB="0" distL="0" distR="0" simplePos="0" relativeHeight="251660288" behindDoc="1" locked="0" layoutInCell="1" hidden="0" allowOverlap="1" wp14:anchorId="2363362D" wp14:editId="3022337E">
          <wp:simplePos x="0" y="0"/>
          <wp:positionH relativeFrom="column">
            <wp:posOffset>-1063624</wp:posOffset>
          </wp:positionH>
          <wp:positionV relativeFrom="paragraph">
            <wp:posOffset>-277123</wp:posOffset>
          </wp:positionV>
          <wp:extent cx="10671819" cy="887683"/>
          <wp:effectExtent l="0" t="0" r="0" b="0"/>
          <wp:wrapNone/>
          <wp:docPr id="2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9536E" w14:textId="77777777" w:rsidR="008A4B84" w:rsidRDefault="008A4B84">
      <w:pPr>
        <w:spacing w:line="240" w:lineRule="auto"/>
      </w:pPr>
      <w:r>
        <w:separator/>
      </w:r>
    </w:p>
  </w:footnote>
  <w:footnote w:type="continuationSeparator" w:id="0">
    <w:p w14:paraId="14940929" w14:textId="77777777" w:rsidR="008A4B84" w:rsidRDefault="008A4B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C6" w14:textId="77777777" w:rsidR="004438B5" w:rsidRDefault="004438B5">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24515F7B" wp14:editId="60C8BA23">
          <wp:simplePos x="0" y="0"/>
          <wp:positionH relativeFrom="column">
            <wp:posOffset>-1080134</wp:posOffset>
          </wp:positionH>
          <wp:positionV relativeFrom="paragraph">
            <wp:posOffset>-532764</wp:posOffset>
          </wp:positionV>
          <wp:extent cx="10679430" cy="1009015"/>
          <wp:effectExtent l="0" t="0" r="0" b="0"/>
          <wp:wrapSquare wrapText="bothSides" distT="0" distB="0" distL="114300" distR="114300"/>
          <wp:docPr id="22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0F99C35C" wp14:editId="18E85074">
              <wp:simplePos x="0" y="0"/>
              <wp:positionH relativeFrom="column">
                <wp:posOffset>7800471</wp:posOffset>
              </wp:positionH>
              <wp:positionV relativeFrom="paragraph">
                <wp:posOffset>-353682</wp:posOffset>
              </wp:positionV>
              <wp:extent cx="823595" cy="1164590"/>
              <wp:effectExtent l="0" t="0" r="0" b="0"/>
              <wp:wrapNone/>
              <wp:docPr id="174" name="Rectángulo 174"/>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47CB2BD" w14:textId="77777777" w:rsidR="004438B5" w:rsidRDefault="004438B5" w:rsidP="002115D9">
                          <w:pPr>
                            <w:spacing w:line="240" w:lineRule="auto"/>
                            <w:ind w:hanging="2"/>
                          </w:pPr>
                          <w:r>
                            <w:rPr>
                              <w:noProof/>
                            </w:rPr>
                            <w:drawing>
                              <wp:inline distT="0" distB="0" distL="0" distR="0" wp14:anchorId="2B1E25C4" wp14:editId="3E9BA47F">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w14:anchorId="0F99C35C" id="Rectángulo 174" o:spid="_x0000_s1026" style="position:absolute;margin-left:614.2pt;margin-top:-27.85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" strokecolor="white">
              <v:stroke startarrowwidth="narrow" startarrowlength="short" endarrowwidth="narrow" endarrowlength="short"/>
              <v:textbox style="mso-fit-shape-to-text:t" inset="2.53958mm,2.53958mm,2.53958mm,2.53958mm">
                <w:txbxContent>
                  <w:p w14:paraId="647CB2BD" w14:textId="77777777" w:rsidR="004438B5" w:rsidRDefault="004438B5" w:rsidP="002115D9">
                    <w:pPr>
                      <w:spacing w:line="240" w:lineRule="auto"/>
                      <w:ind w:hanging="2"/>
                    </w:pPr>
                    <w:r>
                      <w:rPr>
                        <w:noProof/>
                      </w:rPr>
                      <w:drawing>
                        <wp:inline distT="0" distB="0" distL="0" distR="0" wp14:anchorId="2B1E25C4" wp14:editId="3E9BA47F">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v:textbox>
            </v:rect>
          </w:pict>
        </mc:Fallback>
      </mc:AlternateContent>
    </w:r>
  </w:p>
  <w:p w14:paraId="000003C7" w14:textId="77777777" w:rsidR="004438B5" w:rsidRDefault="004438B5">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2310"/>
    <w:multiLevelType w:val="multilevel"/>
    <w:tmpl w:val="BF70C102"/>
    <w:lvl w:ilvl="0">
      <w:start w:val="1"/>
      <w:numFmt w:val="decimal"/>
      <w:lvlText w:val="%1."/>
      <w:lvlJc w:val="left"/>
      <w:pPr>
        <w:ind w:left="435" w:hanging="43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457E4903"/>
    <w:multiLevelType w:val="multilevel"/>
    <w:tmpl w:val="762E48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5FD24109"/>
    <w:multiLevelType w:val="hybridMultilevel"/>
    <w:tmpl w:val="AC608D06"/>
    <w:lvl w:ilvl="0" w:tplc="1A12A2DE">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610D6A7E"/>
    <w:multiLevelType w:val="multilevel"/>
    <w:tmpl w:val="6DB2DC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846480376">
    <w:abstractNumId w:val="3"/>
  </w:num>
  <w:num w:numId="2" w16cid:durableId="100805778">
    <w:abstractNumId w:val="1"/>
  </w:num>
  <w:num w:numId="3" w16cid:durableId="220944974">
    <w:abstractNumId w:val="0"/>
  </w:num>
  <w:num w:numId="4" w16cid:durableId="66979215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bel Acuña">
    <w15:presenceInfo w15:providerId="Windows Live" w15:userId="4ec30e031f3e193d"/>
  </w15:person>
  <w15:person w15:author="ISABEL CRISTINA ACUÑA PEREZ">
    <w15:presenceInfo w15:providerId="None" w15:userId="ISABEL CRISTINA ACUÑA PEREZ"/>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412"/>
    <w:rsid w:val="0003058F"/>
    <w:rsid w:val="00054BB5"/>
    <w:rsid w:val="00072981"/>
    <w:rsid w:val="000A0102"/>
    <w:rsid w:val="000A763B"/>
    <w:rsid w:val="000B056B"/>
    <w:rsid w:val="000B6ACE"/>
    <w:rsid w:val="000E55D4"/>
    <w:rsid w:val="000E701A"/>
    <w:rsid w:val="00113162"/>
    <w:rsid w:val="001179E1"/>
    <w:rsid w:val="00122211"/>
    <w:rsid w:val="00123F4C"/>
    <w:rsid w:val="00124B2F"/>
    <w:rsid w:val="00126178"/>
    <w:rsid w:val="00130AD4"/>
    <w:rsid w:val="00131C74"/>
    <w:rsid w:val="00134B1E"/>
    <w:rsid w:val="00135FB6"/>
    <w:rsid w:val="001376BB"/>
    <w:rsid w:val="00141BA4"/>
    <w:rsid w:val="00150B86"/>
    <w:rsid w:val="00151CDB"/>
    <w:rsid w:val="00162F8F"/>
    <w:rsid w:val="001715FC"/>
    <w:rsid w:val="001811B4"/>
    <w:rsid w:val="00191194"/>
    <w:rsid w:val="001922B5"/>
    <w:rsid w:val="00197821"/>
    <w:rsid w:val="001A3F33"/>
    <w:rsid w:val="001B162B"/>
    <w:rsid w:val="001B7C41"/>
    <w:rsid w:val="001D2390"/>
    <w:rsid w:val="001D6813"/>
    <w:rsid w:val="001E0551"/>
    <w:rsid w:val="001F034E"/>
    <w:rsid w:val="001F5B8F"/>
    <w:rsid w:val="00204C93"/>
    <w:rsid w:val="00210CA4"/>
    <w:rsid w:val="002115D9"/>
    <w:rsid w:val="00213083"/>
    <w:rsid w:val="00215DC6"/>
    <w:rsid w:val="00227355"/>
    <w:rsid w:val="00235B18"/>
    <w:rsid w:val="00244578"/>
    <w:rsid w:val="002520A6"/>
    <w:rsid w:val="00276F80"/>
    <w:rsid w:val="00285F41"/>
    <w:rsid w:val="002C4840"/>
    <w:rsid w:val="002D098B"/>
    <w:rsid w:val="002F002A"/>
    <w:rsid w:val="00304ECD"/>
    <w:rsid w:val="00305F5C"/>
    <w:rsid w:val="00313B82"/>
    <w:rsid w:val="00321458"/>
    <w:rsid w:val="003709FC"/>
    <w:rsid w:val="00386B50"/>
    <w:rsid w:val="003A00EF"/>
    <w:rsid w:val="003C7090"/>
    <w:rsid w:val="003D11C1"/>
    <w:rsid w:val="003E1593"/>
    <w:rsid w:val="004001A6"/>
    <w:rsid w:val="004016FD"/>
    <w:rsid w:val="00406BE6"/>
    <w:rsid w:val="00412739"/>
    <w:rsid w:val="00415D49"/>
    <w:rsid w:val="00423E11"/>
    <w:rsid w:val="00427287"/>
    <w:rsid w:val="004420F4"/>
    <w:rsid w:val="004438B5"/>
    <w:rsid w:val="00447A46"/>
    <w:rsid w:val="0045324A"/>
    <w:rsid w:val="00465995"/>
    <w:rsid w:val="004716FB"/>
    <w:rsid w:val="00486239"/>
    <w:rsid w:val="00491CDA"/>
    <w:rsid w:val="00497533"/>
    <w:rsid w:val="004B2E93"/>
    <w:rsid w:val="004B61FA"/>
    <w:rsid w:val="0050223F"/>
    <w:rsid w:val="00504ABE"/>
    <w:rsid w:val="00516EEA"/>
    <w:rsid w:val="00517B37"/>
    <w:rsid w:val="005274E2"/>
    <w:rsid w:val="005353EE"/>
    <w:rsid w:val="005359BA"/>
    <w:rsid w:val="00575AFB"/>
    <w:rsid w:val="005808A5"/>
    <w:rsid w:val="00584CFC"/>
    <w:rsid w:val="00586EBA"/>
    <w:rsid w:val="005A1EF6"/>
    <w:rsid w:val="005C2490"/>
    <w:rsid w:val="005D2491"/>
    <w:rsid w:val="005D5951"/>
    <w:rsid w:val="005F1BBD"/>
    <w:rsid w:val="006042D5"/>
    <w:rsid w:val="00607C4C"/>
    <w:rsid w:val="00611534"/>
    <w:rsid w:val="0064362F"/>
    <w:rsid w:val="006440CD"/>
    <w:rsid w:val="006441D6"/>
    <w:rsid w:val="00664438"/>
    <w:rsid w:val="00686A71"/>
    <w:rsid w:val="00687453"/>
    <w:rsid w:val="00696246"/>
    <w:rsid w:val="006A05C3"/>
    <w:rsid w:val="006B3BFC"/>
    <w:rsid w:val="006E0238"/>
    <w:rsid w:val="006E0C71"/>
    <w:rsid w:val="006E2C67"/>
    <w:rsid w:val="007177CF"/>
    <w:rsid w:val="007279DE"/>
    <w:rsid w:val="00733E71"/>
    <w:rsid w:val="007546D0"/>
    <w:rsid w:val="00755168"/>
    <w:rsid w:val="00763B18"/>
    <w:rsid w:val="00771720"/>
    <w:rsid w:val="007758B2"/>
    <w:rsid w:val="00783739"/>
    <w:rsid w:val="00790783"/>
    <w:rsid w:val="007A2CBE"/>
    <w:rsid w:val="007A7027"/>
    <w:rsid w:val="007B3BBF"/>
    <w:rsid w:val="007F5E19"/>
    <w:rsid w:val="00800840"/>
    <w:rsid w:val="0080482B"/>
    <w:rsid w:val="008127D2"/>
    <w:rsid w:val="0082144A"/>
    <w:rsid w:val="00824CAB"/>
    <w:rsid w:val="008300D6"/>
    <w:rsid w:val="00835A74"/>
    <w:rsid w:val="0084640D"/>
    <w:rsid w:val="00850465"/>
    <w:rsid w:val="008571B1"/>
    <w:rsid w:val="00870B7E"/>
    <w:rsid w:val="008826BE"/>
    <w:rsid w:val="008A4B84"/>
    <w:rsid w:val="008A6E0B"/>
    <w:rsid w:val="008B3DA3"/>
    <w:rsid w:val="008D1E1B"/>
    <w:rsid w:val="008D5E86"/>
    <w:rsid w:val="008E0E68"/>
    <w:rsid w:val="008E3C56"/>
    <w:rsid w:val="008F62FE"/>
    <w:rsid w:val="00900B47"/>
    <w:rsid w:val="00905162"/>
    <w:rsid w:val="00905C43"/>
    <w:rsid w:val="009431B7"/>
    <w:rsid w:val="009475C2"/>
    <w:rsid w:val="00957603"/>
    <w:rsid w:val="009974EC"/>
    <w:rsid w:val="009B22C2"/>
    <w:rsid w:val="009B30A8"/>
    <w:rsid w:val="009B3894"/>
    <w:rsid w:val="009C7CE1"/>
    <w:rsid w:val="009E43F6"/>
    <w:rsid w:val="009E7155"/>
    <w:rsid w:val="009F5DE0"/>
    <w:rsid w:val="00A00BDF"/>
    <w:rsid w:val="00A05A66"/>
    <w:rsid w:val="00A31271"/>
    <w:rsid w:val="00A70422"/>
    <w:rsid w:val="00A711B9"/>
    <w:rsid w:val="00A819A1"/>
    <w:rsid w:val="00A861F1"/>
    <w:rsid w:val="00A95B99"/>
    <w:rsid w:val="00A97073"/>
    <w:rsid w:val="00AA0FDA"/>
    <w:rsid w:val="00AA72E9"/>
    <w:rsid w:val="00AD09FC"/>
    <w:rsid w:val="00AE7AE5"/>
    <w:rsid w:val="00AF1128"/>
    <w:rsid w:val="00AF33B6"/>
    <w:rsid w:val="00B02F75"/>
    <w:rsid w:val="00B11917"/>
    <w:rsid w:val="00B15BC1"/>
    <w:rsid w:val="00B446F3"/>
    <w:rsid w:val="00B628E4"/>
    <w:rsid w:val="00B63523"/>
    <w:rsid w:val="00B64C44"/>
    <w:rsid w:val="00B67F28"/>
    <w:rsid w:val="00B83EFE"/>
    <w:rsid w:val="00B86AD7"/>
    <w:rsid w:val="00BA5412"/>
    <w:rsid w:val="00BA7807"/>
    <w:rsid w:val="00BD2010"/>
    <w:rsid w:val="00BD3303"/>
    <w:rsid w:val="00BE07FA"/>
    <w:rsid w:val="00BE4578"/>
    <w:rsid w:val="00C16BDA"/>
    <w:rsid w:val="00C32AB2"/>
    <w:rsid w:val="00C40C55"/>
    <w:rsid w:val="00C42C3E"/>
    <w:rsid w:val="00C442CD"/>
    <w:rsid w:val="00C50515"/>
    <w:rsid w:val="00C51B10"/>
    <w:rsid w:val="00C55EB5"/>
    <w:rsid w:val="00C76D12"/>
    <w:rsid w:val="00C92FF5"/>
    <w:rsid w:val="00CA3908"/>
    <w:rsid w:val="00CA5FF3"/>
    <w:rsid w:val="00CC59E4"/>
    <w:rsid w:val="00CD0D41"/>
    <w:rsid w:val="00CE3BDF"/>
    <w:rsid w:val="00D26BC4"/>
    <w:rsid w:val="00D52AC2"/>
    <w:rsid w:val="00D613BE"/>
    <w:rsid w:val="00D65647"/>
    <w:rsid w:val="00D90702"/>
    <w:rsid w:val="00D94E3A"/>
    <w:rsid w:val="00D9669D"/>
    <w:rsid w:val="00D968FF"/>
    <w:rsid w:val="00DE10AD"/>
    <w:rsid w:val="00DF1479"/>
    <w:rsid w:val="00E048DB"/>
    <w:rsid w:val="00E05C20"/>
    <w:rsid w:val="00E1627A"/>
    <w:rsid w:val="00E46D0F"/>
    <w:rsid w:val="00E8504D"/>
    <w:rsid w:val="00E9048C"/>
    <w:rsid w:val="00E9370A"/>
    <w:rsid w:val="00E94AD0"/>
    <w:rsid w:val="00EA4D5F"/>
    <w:rsid w:val="00EA78E6"/>
    <w:rsid w:val="00EC2947"/>
    <w:rsid w:val="00EC5A5A"/>
    <w:rsid w:val="00EC6E65"/>
    <w:rsid w:val="00EC7F5C"/>
    <w:rsid w:val="00EE295B"/>
    <w:rsid w:val="00EE74E3"/>
    <w:rsid w:val="00EF6B56"/>
    <w:rsid w:val="00F12097"/>
    <w:rsid w:val="00F13169"/>
    <w:rsid w:val="00F2580E"/>
    <w:rsid w:val="00F267B0"/>
    <w:rsid w:val="00F43038"/>
    <w:rsid w:val="00F4771C"/>
    <w:rsid w:val="00F57309"/>
    <w:rsid w:val="00F76DFA"/>
    <w:rsid w:val="00F856DB"/>
    <w:rsid w:val="00F87668"/>
    <w:rsid w:val="00FB3A12"/>
    <w:rsid w:val="00FB60FE"/>
    <w:rsid w:val="00FD2BAD"/>
    <w:rsid w:val="00FF463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86423"/>
  <w15:docId w15:val="{142224FD-1F10-4B36-8D9A-E253F045D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91E"/>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pPr>
      <w:spacing w:line="240" w:lineRule="auto"/>
    </w:pPr>
  </w:style>
  <w:style w:type="character" w:styleId="Hipervnculo">
    <w:name w:val="Hyperlink"/>
    <w:basedOn w:val="Fuentedeprrafopredeter"/>
    <w:uiPriority w:val="99"/>
    <w:unhideWhenUsed/>
    <w:rsid w:val="005F1A6F"/>
    <w:rPr>
      <w:color w:val="0000FF" w:themeColor="hyperlink"/>
      <w:u w:val="single"/>
    </w:rPr>
  </w:style>
  <w:style w:type="character" w:styleId="Mencinsinresolver">
    <w:name w:val="Unresolved Mention"/>
    <w:basedOn w:val="Fuentedeprrafopredeter"/>
    <w:uiPriority w:val="99"/>
    <w:semiHidden/>
    <w:unhideWhenUsed/>
    <w:rsid w:val="005F1A6F"/>
    <w:rPr>
      <w:color w:val="605E5C"/>
      <w:shd w:val="clear" w:color="auto" w:fill="E1DFDD"/>
    </w:rPr>
  </w:style>
  <w:style w:type="character" w:customStyle="1" w:styleId="Ttulo1Car">
    <w:name w:val="Título 1 Car"/>
    <w:basedOn w:val="Fuentedeprrafopredeter"/>
    <w:link w:val="Ttulo1"/>
    <w:uiPriority w:val="9"/>
    <w:rsid w:val="0025691E"/>
    <w:rPr>
      <w:sz w:val="40"/>
      <w:szCs w:val="40"/>
    </w:rPr>
  </w:style>
  <w:style w:type="table" w:customStyle="1" w:styleId="aff0">
    <w:basedOn w:val="TableNormal0"/>
    <w:tblPr>
      <w:tblStyleRowBandSize w:val="1"/>
      <w:tblStyleColBandSize w:val="1"/>
      <w:tblCellMar>
        <w:left w:w="115" w:type="dxa"/>
        <w:right w:w="115" w:type="dxa"/>
      </w:tblCellMar>
    </w:tblPr>
  </w:style>
  <w:style w:type="table" w:customStyle="1" w:styleId="aff1">
    <w:basedOn w:val="TableNormal0"/>
    <w:tblPr>
      <w:tblStyleRowBandSize w:val="1"/>
      <w:tblStyleColBandSize w:val="1"/>
      <w:tblCellMar>
        <w:left w:w="115" w:type="dxa"/>
        <w:right w:w="115" w:type="dxa"/>
      </w:tblCellMar>
    </w:tblPr>
  </w:style>
  <w:style w:type="table" w:customStyle="1" w:styleId="aff2">
    <w:basedOn w:val="TableNormal0"/>
    <w:tblPr>
      <w:tblStyleRowBandSize w:val="1"/>
      <w:tblStyleColBandSize w:val="1"/>
      <w:tblCellMar>
        <w:left w:w="115" w:type="dxa"/>
        <w:right w:w="115" w:type="dxa"/>
      </w:tblCellMar>
    </w:tblPr>
  </w:style>
  <w:style w:type="table" w:customStyle="1" w:styleId="aff3">
    <w:basedOn w:val="TableNormal0"/>
    <w:tblPr>
      <w:tblStyleRowBandSize w:val="1"/>
      <w:tblStyleColBandSize w:val="1"/>
      <w:tblCellMar>
        <w:left w:w="115" w:type="dxa"/>
        <w:right w:w="115" w:type="dxa"/>
      </w:tblCellMar>
    </w:tblPr>
  </w:style>
  <w:style w:type="table" w:customStyle="1" w:styleId="aff4">
    <w:basedOn w:val="TableNormal0"/>
    <w:pPr>
      <w:spacing w:line="240" w:lineRule="auto"/>
    </w:pPr>
    <w:tblPr>
      <w:tblStyleRowBandSize w:val="1"/>
      <w:tblStyleColBandSize w:val="1"/>
      <w:tblCellMar>
        <w:left w:w="108" w:type="dxa"/>
        <w:right w:w="108"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pPr>
      <w:spacing w:line="240" w:lineRule="auto"/>
    </w:pPr>
    <w:tblPr>
      <w:tblStyleRowBandSize w:val="1"/>
      <w:tblStyleColBandSize w:val="1"/>
      <w:tblCellMar>
        <w:left w:w="108" w:type="dxa"/>
        <w:right w:w="108"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left w:w="115" w:type="dxa"/>
        <w:right w:w="115"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pPr>
      <w:spacing w:line="240" w:lineRule="auto"/>
    </w:pPr>
    <w:tblPr>
      <w:tblStyleRowBandSize w:val="1"/>
      <w:tblStyleColBandSize w:val="1"/>
      <w:tblCellMar>
        <w:left w:w="108" w:type="dxa"/>
        <w:right w:w="108"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pPr>
      <w:spacing w:line="240" w:lineRule="auto"/>
    </w:pPr>
    <w:tblPr>
      <w:tblStyleRowBandSize w:val="1"/>
      <w:tblStyleColBandSize w:val="1"/>
      <w:tblCellMar>
        <w:left w:w="108" w:type="dxa"/>
        <w:right w:w="108"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pPr>
      <w:spacing w:line="240" w:lineRule="auto"/>
    </w:pPr>
    <w:tblPr>
      <w:tblStyleRowBandSize w:val="1"/>
      <w:tblStyleColBandSize w:val="1"/>
      <w:tblCellMar>
        <w:left w:w="108" w:type="dxa"/>
        <w:right w:w="108"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pPr>
      <w:spacing w:line="240" w:lineRule="auto"/>
    </w:pPr>
    <w:tblPr>
      <w:tblStyleRowBandSize w:val="1"/>
      <w:tblStyleColBandSize w:val="1"/>
      <w:tblCellMar>
        <w:left w:w="108" w:type="dxa"/>
        <w:right w:w="108" w:type="dxa"/>
      </w:tblCellMar>
    </w:tblPr>
  </w:style>
  <w:style w:type="table" w:customStyle="1" w:styleId="afff9">
    <w:basedOn w:val="TableNormal0"/>
    <w:tblPr>
      <w:tblStyleRowBandSize w:val="1"/>
      <w:tblStyleColBandSize w:val="1"/>
      <w:tblCellMar>
        <w:top w:w="100" w:type="dxa"/>
        <w:left w:w="100" w:type="dxa"/>
        <w:bottom w:w="100" w:type="dxa"/>
        <w:right w:w="100"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left w:w="115" w:type="dxa"/>
        <w:right w:w="115" w:type="dxa"/>
      </w:tblCellMar>
    </w:tblPr>
  </w:style>
  <w:style w:type="table" w:customStyle="1" w:styleId="afffd">
    <w:basedOn w:val="TableNormal0"/>
    <w:pPr>
      <w:spacing w:line="240" w:lineRule="auto"/>
    </w:pPr>
    <w:tblPr>
      <w:tblStyleRowBandSize w:val="1"/>
      <w:tblStyleColBandSize w:val="1"/>
      <w:tblCellMar>
        <w:left w:w="108" w:type="dxa"/>
        <w:right w:w="108"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top w:w="100" w:type="dxa"/>
        <w:left w:w="100" w:type="dxa"/>
        <w:bottom w:w="100" w:type="dxa"/>
        <w:right w:w="100" w:type="dxa"/>
      </w:tblCellMar>
    </w:tblPr>
  </w:style>
  <w:style w:type="table" w:customStyle="1" w:styleId="affff2">
    <w:basedOn w:val="TableNormal0"/>
    <w:tblPr>
      <w:tblStyleRowBandSize w:val="1"/>
      <w:tblStyleColBandSize w:val="1"/>
      <w:tblCellMar>
        <w:top w:w="100" w:type="dxa"/>
        <w:left w:w="100" w:type="dxa"/>
        <w:bottom w:w="100" w:type="dxa"/>
        <w:right w:w="100" w:type="dxa"/>
      </w:tblCellMar>
    </w:tblPr>
  </w:style>
  <w:style w:type="paragraph" w:styleId="Revisin">
    <w:name w:val="Revision"/>
    <w:hidden/>
    <w:uiPriority w:val="99"/>
    <w:semiHidden/>
    <w:rsid w:val="001B7C41"/>
    <w:pPr>
      <w:spacing w:line="240" w:lineRule="auto"/>
    </w:pPr>
  </w:style>
  <w:style w:type="character" w:customStyle="1" w:styleId="bitlink--hash">
    <w:name w:val="bitlink--hash"/>
    <w:basedOn w:val="Fuentedeprrafopredeter"/>
    <w:rsid w:val="00D656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854679">
      <w:bodyDiv w:val="1"/>
      <w:marLeft w:val="0"/>
      <w:marRight w:val="0"/>
      <w:marTop w:val="0"/>
      <w:marBottom w:val="0"/>
      <w:divBdr>
        <w:top w:val="none" w:sz="0" w:space="0" w:color="auto"/>
        <w:left w:val="none" w:sz="0" w:space="0" w:color="auto"/>
        <w:bottom w:val="none" w:sz="0" w:space="0" w:color="auto"/>
        <w:right w:val="none" w:sz="0" w:space="0" w:color="auto"/>
      </w:divBdr>
      <w:divsChild>
        <w:div w:id="1513639330">
          <w:marLeft w:val="0"/>
          <w:marRight w:val="0"/>
          <w:marTop w:val="0"/>
          <w:marBottom w:val="0"/>
          <w:divBdr>
            <w:top w:val="none" w:sz="0" w:space="0" w:color="auto"/>
            <w:left w:val="none" w:sz="0" w:space="0" w:color="auto"/>
            <w:bottom w:val="none" w:sz="0" w:space="0" w:color="auto"/>
            <w:right w:val="none" w:sz="0" w:space="0" w:color="auto"/>
          </w:divBdr>
          <w:divsChild>
            <w:div w:id="112677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5.jpg"/><Relationship Id="rId11"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8.jp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2.jpg"/><Relationship Id="rId18" Type="http://schemas.openxmlformats.org/officeDocument/2006/relationships/image" Target="media/image7.jp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g"/><Relationship Id="rId66" Type="http://schemas.openxmlformats.org/officeDocument/2006/relationships/image" Target="media/image55.png"/></Relationships>
</file>

<file path=word/_rels/footer1.xml.rels><?xml version="1.0" encoding="UTF-8" standalone="yes"?>
<Relationships xmlns="http://schemas.openxmlformats.org/package/2006/relationships"><Relationship Id="rId1" Type="http://schemas.openxmlformats.org/officeDocument/2006/relationships/image" Target="media/image71.png"/></Relationships>
</file>

<file path=word/_rels/head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aKLynbzCa3O+qQ3Oleii7fDPEA==">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0BD0307-4119-4786-AABD-E1DA1628C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Pages>
  <Words>9289</Words>
  <Characters>51091</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INFO3-31</dc:creator>
  <cp:lastModifiedBy>USER</cp:lastModifiedBy>
  <cp:revision>7</cp:revision>
  <dcterms:created xsi:type="dcterms:W3CDTF">2022-11-30T13:07:00Z</dcterms:created>
  <dcterms:modified xsi:type="dcterms:W3CDTF">2022-12-01T19:26:00Z</dcterms:modified>
</cp:coreProperties>
</file>